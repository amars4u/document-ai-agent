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43568509"/>
        <w:docPartObj>
          <w:docPartGallery w:val="Cover Pages"/>
          <w:docPartUnique/>
        </w:docPartObj>
      </w:sdtPr>
      <w:sdtEndPr/>
      <w:sdtContent>
        <w:p w14:paraId="04E10B2C" w14:textId="1446BADF" w:rsidR="009D7230" w:rsidRDefault="008646D7">
          <w:r>
            <w:rPr>
              <w:noProof/>
            </w:rPr>
            <mc:AlternateContent>
              <mc:Choice Requires="wpg">
                <w:drawing>
                  <wp:anchor distT="0" distB="0" distL="114300" distR="114300" simplePos="0" relativeHeight="251662336" behindDoc="0" locked="0" layoutInCell="1" allowOverlap="1" wp14:anchorId="4640ABDA" wp14:editId="2D6845B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102475" cy="1287780"/>
                    <wp:effectExtent l="0" t="0" r="0" b="0"/>
                    <wp:wrapNone/>
                    <wp:docPr id="1153882250"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2475" cy="1287780"/>
                              <a:chOff x="0" y="-1"/>
                              <a:chExt cx="7315200" cy="1216153"/>
                            </a:xfrm>
                          </wpg:grpSpPr>
                          <wps:wsp>
                            <wps:cNvPr id="1367822106"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4480646"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D550B75" id="Group 16" o:spid="_x0000_s1026" style="position:absolute;margin-left:0;margin-top:0;width:559.25pt;height:101.4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B10D514" wp14:editId="5379A740">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114540" cy="981710"/>
                    <wp:effectExtent l="0" t="0" r="0" b="0"/>
                    <wp:wrapSquare wrapText="bothSides"/>
                    <wp:docPr id="88126340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9817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7531A06B" w14:textId="06666446" w:rsidR="009D7230" w:rsidRDefault="009D7230">
                                    <w:pPr>
                                      <w:pStyle w:val="NoSpacing"/>
                                      <w:jc w:val="right"/>
                                      <w:rPr>
                                        <w:color w:val="595959" w:themeColor="text1" w:themeTint="A6"/>
                                        <w:sz w:val="28"/>
                                        <w:szCs w:val="28"/>
                                      </w:rPr>
                                    </w:pPr>
                                    <w:r>
                                      <w:rPr>
                                        <w:color w:val="595959" w:themeColor="text1" w:themeTint="A6"/>
                                        <w:sz w:val="28"/>
                                        <w:szCs w:val="28"/>
                                      </w:rPr>
                                      <w:t>Peria Nallathambi</w:t>
                                    </w:r>
                                  </w:p>
                                </w:sdtContent>
                              </w:sdt>
                              <w:p w14:paraId="0BE423E8" w14:textId="77777777" w:rsidR="009D7230" w:rsidRDefault="006715FF">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9D7230">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B10D514" id="_x0000_t202" coordsize="21600,21600" o:spt="202" path="m,l,21600r21600,l21600,xe">
                    <v:stroke joinstyle="miter"/>
                    <v:path gradientshapeok="t" o:connecttype="rect"/>
                  </v:shapetype>
                  <v:shape id="Text Box 15" o:spid="_x0000_s1026" type="#_x0000_t202" style="position:absolute;margin-left:0;margin-top:0;width:560.2pt;height:77.3pt;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7531A06B" w14:textId="06666446" w:rsidR="009D7230" w:rsidRDefault="009D7230">
                              <w:pPr>
                                <w:pStyle w:val="NoSpacing"/>
                                <w:jc w:val="right"/>
                                <w:rPr>
                                  <w:color w:val="595959" w:themeColor="text1" w:themeTint="A6"/>
                                  <w:sz w:val="28"/>
                                  <w:szCs w:val="28"/>
                                </w:rPr>
                              </w:pPr>
                              <w:r>
                                <w:rPr>
                                  <w:color w:val="595959" w:themeColor="text1" w:themeTint="A6"/>
                                  <w:sz w:val="28"/>
                                  <w:szCs w:val="28"/>
                                </w:rPr>
                                <w:t>Peria Nallathambi</w:t>
                              </w:r>
                            </w:p>
                          </w:sdtContent>
                        </w:sdt>
                        <w:p w14:paraId="0BE423E8" w14:textId="77777777" w:rsidR="009D7230" w:rsidRDefault="006715FF">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9D7230">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E59E6BA" wp14:editId="7657FC06">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114540" cy="681990"/>
                    <wp:effectExtent l="0" t="0" r="0" b="0"/>
                    <wp:wrapSquare wrapText="bothSides"/>
                    <wp:docPr id="166133138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6819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840913" w14:textId="77777777" w:rsidR="009D7230" w:rsidRDefault="009D7230">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095D16C4" w14:textId="52F93180" w:rsidR="009D7230" w:rsidRDefault="009D7230">
                                    <w:pPr>
                                      <w:pStyle w:val="NoSpacing"/>
                                      <w:jc w:val="right"/>
                                      <w:rPr>
                                        <w:color w:val="595959" w:themeColor="text1" w:themeTint="A6"/>
                                        <w:sz w:val="20"/>
                                        <w:szCs w:val="20"/>
                                      </w:rPr>
                                    </w:pPr>
                                    <w:r>
                                      <w:rPr>
                                        <w:color w:val="595959" w:themeColor="text1" w:themeTint="A6"/>
                                        <w:sz w:val="20"/>
                                        <w:szCs w:val="20"/>
                                      </w:rPr>
                                      <w:t>This document explain about google My Business Profile and how it can be integrated with Clinic information in Dynamics CRM and how to expose the Clinic Information like address, working hours ,location to the third party application.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E59E6BA" id="Text Box 14" o:spid="_x0000_s1027" type="#_x0000_t202" style="position:absolute;margin-left:0;margin-top:0;width:560.2pt;height:53.7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" filled="f" stroked="f" strokeweight=".5pt">
                    <v:textbox style="mso-fit-shape-to-text:t" inset="126pt,0,54pt,0">
                      <w:txbxContent>
                        <w:p w14:paraId="69840913" w14:textId="77777777" w:rsidR="009D7230" w:rsidRDefault="009D7230">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095D16C4" w14:textId="52F93180" w:rsidR="009D7230" w:rsidRDefault="009D7230">
                              <w:pPr>
                                <w:pStyle w:val="NoSpacing"/>
                                <w:jc w:val="right"/>
                                <w:rPr>
                                  <w:color w:val="595959" w:themeColor="text1" w:themeTint="A6"/>
                                  <w:sz w:val="20"/>
                                  <w:szCs w:val="20"/>
                                </w:rPr>
                              </w:pPr>
                              <w:r>
                                <w:rPr>
                                  <w:color w:val="595959" w:themeColor="text1" w:themeTint="A6"/>
                                  <w:sz w:val="20"/>
                                  <w:szCs w:val="20"/>
                                </w:rPr>
                                <w:t>This document explain about google My Business Profile and how it can be integrated with Clinic information in Dynamics CRM and how to expose the Clinic Information like address, working hours ,location to the third party application.</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72FE9E9" wp14:editId="0737B6F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114540" cy="3881120"/>
                    <wp:effectExtent l="0" t="0" r="0" b="0"/>
                    <wp:wrapSquare wrapText="bothSides"/>
                    <wp:docPr id="31352640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81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5B95CA" w14:textId="7C7DC118" w:rsidR="009D7230" w:rsidRDefault="006715FF">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D7230">
                                      <w:rPr>
                                        <w:caps/>
                                        <w:color w:val="4472C4" w:themeColor="accent1"/>
                                        <w:sz w:val="64"/>
                                        <w:szCs w:val="64"/>
                                      </w:rPr>
                                      <w:t>Clinic profile sync</w:t>
                                    </w:r>
                                  </w:sdtContent>
                                </w:sdt>
                              </w:p>
                              <w:sdt>
                                <w:sdtPr>
                                  <w:rPr>
                                    <w:rFonts w:ascii="Segoe UI" w:hAnsi="Segoe UI" w:cs="Segoe UI"/>
                                    <w:color w:val="000000"/>
                                    <w:sz w:val="27"/>
                                    <w:szCs w:val="27"/>
                                    <w:shd w:val="clear" w:color="auto" w:fill="FFFFFF"/>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58E3642" w14:textId="31993EFD" w:rsidR="009D7230" w:rsidRDefault="00FE6127">
                                    <w:pPr>
                                      <w:jc w:val="right"/>
                                      <w:rPr>
                                        <w:smallCaps/>
                                        <w:color w:val="404040" w:themeColor="text1" w:themeTint="BF"/>
                                        <w:sz w:val="36"/>
                                        <w:szCs w:val="36"/>
                                      </w:rPr>
                                    </w:pPr>
                                    <w:r w:rsidRPr="00FE6127">
                                      <w:rPr>
                                        <w:rFonts w:ascii="Segoe UI" w:hAnsi="Segoe UI" w:cs="Segoe UI"/>
                                        <w:color w:val="000000"/>
                                        <w:sz w:val="27"/>
                                        <w:szCs w:val="27"/>
                                        <w:shd w:val="clear" w:color="auto" w:fill="FFFFFF"/>
                                      </w:rPr>
                                      <w:t>SPIKE 142565</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72FE9E9" id="Text Box 13" o:spid="_x0000_s1028" type="#_x0000_t202" style="position:absolute;margin-left:0;margin-top:0;width:560.2pt;height:305.6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" filled="f" stroked="f" strokeweight=".5pt">
                    <v:textbox inset="126pt,0,54pt,0">
                      <w:txbxContent>
                        <w:p w14:paraId="355B95CA" w14:textId="7C7DC118" w:rsidR="009D7230" w:rsidRDefault="006715FF">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D7230">
                                <w:rPr>
                                  <w:caps/>
                                  <w:color w:val="4472C4" w:themeColor="accent1"/>
                                  <w:sz w:val="64"/>
                                  <w:szCs w:val="64"/>
                                </w:rPr>
                                <w:t>Clinic profile sync</w:t>
                              </w:r>
                            </w:sdtContent>
                          </w:sdt>
                        </w:p>
                        <w:sdt>
                          <w:sdtPr>
                            <w:rPr>
                              <w:rFonts w:ascii="Segoe UI" w:hAnsi="Segoe UI" w:cs="Segoe UI"/>
                              <w:color w:val="000000"/>
                              <w:sz w:val="27"/>
                              <w:szCs w:val="27"/>
                              <w:shd w:val="clear" w:color="auto" w:fill="FFFFFF"/>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58E3642" w14:textId="31993EFD" w:rsidR="009D7230" w:rsidRDefault="00FE6127">
                              <w:pPr>
                                <w:jc w:val="right"/>
                                <w:rPr>
                                  <w:smallCaps/>
                                  <w:color w:val="404040" w:themeColor="text1" w:themeTint="BF"/>
                                  <w:sz w:val="36"/>
                                  <w:szCs w:val="36"/>
                                </w:rPr>
                              </w:pPr>
                              <w:r w:rsidRPr="00FE6127">
                                <w:rPr>
                                  <w:rFonts w:ascii="Segoe UI" w:hAnsi="Segoe UI" w:cs="Segoe UI"/>
                                  <w:color w:val="000000"/>
                                  <w:sz w:val="27"/>
                                  <w:szCs w:val="27"/>
                                  <w:shd w:val="clear" w:color="auto" w:fill="FFFFFF"/>
                                </w:rPr>
                                <w:t>SPIKE 142565</w:t>
                              </w:r>
                            </w:p>
                          </w:sdtContent>
                        </w:sdt>
                      </w:txbxContent>
                    </v:textbox>
                    <w10:wrap type="square" anchorx="page" anchory="page"/>
                  </v:shape>
                </w:pict>
              </mc:Fallback>
            </mc:AlternateContent>
          </w:r>
        </w:p>
        <w:p w14:paraId="316F8091" w14:textId="0667820E" w:rsidR="009D7230" w:rsidRDefault="00EF7CF4">
          <w:ins w:id="0" w:author="Vikrant Patnaik" w:date="2023-07-24T21:10:00Z">
            <w:r w:rsidRPr="0004677A">
              <w:rPr>
                <w:rFonts w:cs="Arial"/>
                <w:noProof/>
              </w:rPr>
              <w:drawing>
                <wp:anchor distT="0" distB="0" distL="114300" distR="114300" simplePos="0" relativeHeight="251664384" behindDoc="0" locked="0" layoutInCell="1" allowOverlap="1" wp14:anchorId="4BF4FF98" wp14:editId="3BCD8262">
                  <wp:simplePos x="0" y="0"/>
                  <wp:positionH relativeFrom="margin">
                    <wp:posOffset>-588761</wp:posOffset>
                  </wp:positionH>
                  <wp:positionV relativeFrom="paragraph">
                    <wp:posOffset>8228503</wp:posOffset>
                  </wp:positionV>
                  <wp:extent cx="1690688" cy="426435"/>
                  <wp:effectExtent l="0" t="0" r="5080" b="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690688" cy="426435"/>
                          </a:xfrm>
                          <a:prstGeom prst="rect">
                            <a:avLst/>
                          </a:prstGeom>
                        </pic:spPr>
                      </pic:pic>
                    </a:graphicData>
                  </a:graphic>
                  <wp14:sizeRelH relativeFrom="margin">
                    <wp14:pctWidth>0</wp14:pctWidth>
                  </wp14:sizeRelH>
                  <wp14:sizeRelV relativeFrom="margin">
                    <wp14:pctHeight>0</wp14:pctHeight>
                  </wp14:sizeRelV>
                </wp:anchor>
              </w:drawing>
            </w:r>
          </w:ins>
          <w:r w:rsidR="009D7230">
            <w:br w:type="page"/>
          </w:r>
        </w:p>
      </w:sdtContent>
    </w:sdt>
    <w:sdt>
      <w:sdtPr>
        <w:rPr>
          <w:rFonts w:asciiTheme="minorHAnsi" w:eastAsiaTheme="minorHAnsi" w:hAnsiTheme="minorHAnsi" w:cstheme="minorBidi"/>
          <w:color w:val="auto"/>
          <w:kern w:val="2"/>
          <w:sz w:val="22"/>
          <w:szCs w:val="22"/>
          <w14:ligatures w14:val="standardContextual"/>
        </w:rPr>
        <w:id w:val="-103817501"/>
        <w:docPartObj>
          <w:docPartGallery w:val="Table of Contents"/>
          <w:docPartUnique/>
        </w:docPartObj>
      </w:sdtPr>
      <w:sdtEndPr>
        <w:rPr>
          <w:b/>
          <w:bCs/>
          <w:noProof/>
        </w:rPr>
      </w:sdtEndPr>
      <w:sdtContent>
        <w:p w14:paraId="094D9FFB" w14:textId="35F51B3C" w:rsidR="00861CFA" w:rsidRDefault="00861CFA">
          <w:pPr>
            <w:pStyle w:val="TOCHeading"/>
          </w:pPr>
          <w:r>
            <w:t>Table of Contents</w:t>
          </w:r>
        </w:p>
        <w:p w14:paraId="5304EACC" w14:textId="3F8E6FA9" w:rsidR="00C44A2C" w:rsidRDefault="00861CFA">
          <w:pPr>
            <w:pStyle w:val="TOC2"/>
            <w:tabs>
              <w:tab w:val="right" w:leader="dot" w:pos="9016"/>
            </w:tabs>
            <w:rPr>
              <w:rFonts w:eastAsiaTheme="minorEastAsia"/>
              <w:noProof/>
              <w:lang w:val="en-IN" w:eastAsia="en-IN"/>
            </w:rPr>
          </w:pPr>
          <w:r>
            <w:fldChar w:fldCharType="begin"/>
          </w:r>
          <w:r>
            <w:instrText xml:space="preserve"> TOC \o "1-3" \h \z \u </w:instrText>
          </w:r>
          <w:r>
            <w:fldChar w:fldCharType="separate"/>
          </w:r>
          <w:hyperlink w:anchor="_Toc140522995" w:history="1">
            <w:r w:rsidR="00C44A2C" w:rsidRPr="00097A60">
              <w:rPr>
                <w:rStyle w:val="Hyperlink"/>
                <w:noProof/>
              </w:rPr>
              <w:t>Introduction</w:t>
            </w:r>
            <w:r w:rsidR="00C44A2C">
              <w:rPr>
                <w:noProof/>
                <w:webHidden/>
              </w:rPr>
              <w:tab/>
            </w:r>
            <w:r w:rsidR="00C44A2C">
              <w:rPr>
                <w:noProof/>
                <w:webHidden/>
              </w:rPr>
              <w:fldChar w:fldCharType="begin"/>
            </w:r>
            <w:r w:rsidR="00C44A2C">
              <w:rPr>
                <w:noProof/>
                <w:webHidden/>
              </w:rPr>
              <w:instrText xml:space="preserve"> PAGEREF _Toc140522995 \h </w:instrText>
            </w:r>
            <w:r w:rsidR="00C44A2C">
              <w:rPr>
                <w:noProof/>
                <w:webHidden/>
              </w:rPr>
            </w:r>
            <w:r w:rsidR="00C44A2C">
              <w:rPr>
                <w:noProof/>
                <w:webHidden/>
              </w:rPr>
              <w:fldChar w:fldCharType="separate"/>
            </w:r>
            <w:r w:rsidR="00C44A2C">
              <w:rPr>
                <w:noProof/>
                <w:webHidden/>
              </w:rPr>
              <w:t>2</w:t>
            </w:r>
            <w:r w:rsidR="00C44A2C">
              <w:rPr>
                <w:noProof/>
                <w:webHidden/>
              </w:rPr>
              <w:fldChar w:fldCharType="end"/>
            </w:r>
          </w:hyperlink>
        </w:p>
        <w:p w14:paraId="7EB07284" w14:textId="6116EAE7" w:rsidR="00C44A2C" w:rsidRDefault="006715FF">
          <w:pPr>
            <w:pStyle w:val="TOC2"/>
            <w:tabs>
              <w:tab w:val="right" w:leader="dot" w:pos="9016"/>
            </w:tabs>
            <w:rPr>
              <w:rFonts w:eastAsiaTheme="minorEastAsia"/>
              <w:noProof/>
              <w:lang w:val="en-IN" w:eastAsia="en-IN"/>
            </w:rPr>
          </w:pPr>
          <w:hyperlink w:anchor="_Toc140522996" w:history="1">
            <w:r w:rsidR="00C44A2C" w:rsidRPr="00097A60">
              <w:rPr>
                <w:rStyle w:val="Hyperlink"/>
                <w:noProof/>
              </w:rPr>
              <w:t>Google Business Profile</w:t>
            </w:r>
            <w:r w:rsidR="00C44A2C">
              <w:rPr>
                <w:noProof/>
                <w:webHidden/>
              </w:rPr>
              <w:tab/>
            </w:r>
            <w:r w:rsidR="00C44A2C">
              <w:rPr>
                <w:noProof/>
                <w:webHidden/>
              </w:rPr>
              <w:fldChar w:fldCharType="begin"/>
            </w:r>
            <w:r w:rsidR="00C44A2C">
              <w:rPr>
                <w:noProof/>
                <w:webHidden/>
              </w:rPr>
              <w:instrText xml:space="preserve"> PAGEREF _Toc140522996 \h </w:instrText>
            </w:r>
            <w:r w:rsidR="00C44A2C">
              <w:rPr>
                <w:noProof/>
                <w:webHidden/>
              </w:rPr>
            </w:r>
            <w:r w:rsidR="00C44A2C">
              <w:rPr>
                <w:noProof/>
                <w:webHidden/>
              </w:rPr>
              <w:fldChar w:fldCharType="separate"/>
            </w:r>
            <w:r w:rsidR="00C44A2C">
              <w:rPr>
                <w:noProof/>
                <w:webHidden/>
              </w:rPr>
              <w:t>2</w:t>
            </w:r>
            <w:r w:rsidR="00C44A2C">
              <w:rPr>
                <w:noProof/>
                <w:webHidden/>
              </w:rPr>
              <w:fldChar w:fldCharType="end"/>
            </w:r>
          </w:hyperlink>
        </w:p>
        <w:p w14:paraId="52262D0F" w14:textId="6745720E" w:rsidR="00C44A2C" w:rsidRDefault="006715FF">
          <w:pPr>
            <w:pStyle w:val="TOC2"/>
            <w:tabs>
              <w:tab w:val="right" w:leader="dot" w:pos="9016"/>
            </w:tabs>
            <w:rPr>
              <w:rFonts w:eastAsiaTheme="minorEastAsia"/>
              <w:noProof/>
              <w:lang w:val="en-IN" w:eastAsia="en-IN"/>
            </w:rPr>
          </w:pPr>
          <w:hyperlink w:anchor="_Toc140522997" w:history="1">
            <w:r w:rsidR="00C44A2C" w:rsidRPr="00097A60">
              <w:rPr>
                <w:rStyle w:val="Hyperlink"/>
                <w:noProof/>
              </w:rPr>
              <w:t>MIS to Google My Business Integration</w:t>
            </w:r>
            <w:r w:rsidR="00C44A2C">
              <w:rPr>
                <w:noProof/>
                <w:webHidden/>
              </w:rPr>
              <w:tab/>
            </w:r>
            <w:r w:rsidR="00C44A2C">
              <w:rPr>
                <w:noProof/>
                <w:webHidden/>
              </w:rPr>
              <w:fldChar w:fldCharType="begin"/>
            </w:r>
            <w:r w:rsidR="00C44A2C">
              <w:rPr>
                <w:noProof/>
                <w:webHidden/>
              </w:rPr>
              <w:instrText xml:space="preserve"> PAGEREF _Toc140522997 \h </w:instrText>
            </w:r>
            <w:r w:rsidR="00C44A2C">
              <w:rPr>
                <w:noProof/>
                <w:webHidden/>
              </w:rPr>
            </w:r>
            <w:r w:rsidR="00C44A2C">
              <w:rPr>
                <w:noProof/>
                <w:webHidden/>
              </w:rPr>
              <w:fldChar w:fldCharType="separate"/>
            </w:r>
            <w:r w:rsidR="00C44A2C">
              <w:rPr>
                <w:noProof/>
                <w:webHidden/>
              </w:rPr>
              <w:t>2</w:t>
            </w:r>
            <w:r w:rsidR="00C44A2C">
              <w:rPr>
                <w:noProof/>
                <w:webHidden/>
              </w:rPr>
              <w:fldChar w:fldCharType="end"/>
            </w:r>
          </w:hyperlink>
        </w:p>
        <w:p w14:paraId="1D9B8313" w14:textId="7F15EBAF" w:rsidR="00C44A2C" w:rsidRDefault="006715FF">
          <w:pPr>
            <w:pStyle w:val="TOC2"/>
            <w:tabs>
              <w:tab w:val="right" w:leader="dot" w:pos="9016"/>
            </w:tabs>
            <w:rPr>
              <w:rFonts w:eastAsiaTheme="minorEastAsia"/>
              <w:noProof/>
              <w:lang w:val="en-IN" w:eastAsia="en-IN"/>
            </w:rPr>
          </w:pPr>
          <w:hyperlink w:anchor="_Toc140522998" w:history="1">
            <w:r w:rsidR="00C44A2C" w:rsidRPr="00097A60">
              <w:rPr>
                <w:rStyle w:val="Hyperlink"/>
                <w:noProof/>
              </w:rPr>
              <w:t>MIS to third party Integration (Landing page, TXWIC website)</w:t>
            </w:r>
            <w:r w:rsidR="00C44A2C">
              <w:rPr>
                <w:noProof/>
                <w:webHidden/>
              </w:rPr>
              <w:tab/>
            </w:r>
            <w:r w:rsidR="00C44A2C">
              <w:rPr>
                <w:noProof/>
                <w:webHidden/>
              </w:rPr>
              <w:fldChar w:fldCharType="begin"/>
            </w:r>
            <w:r w:rsidR="00C44A2C">
              <w:rPr>
                <w:noProof/>
                <w:webHidden/>
              </w:rPr>
              <w:instrText xml:space="preserve"> PAGEREF _Toc140522998 \h </w:instrText>
            </w:r>
            <w:r w:rsidR="00C44A2C">
              <w:rPr>
                <w:noProof/>
                <w:webHidden/>
              </w:rPr>
            </w:r>
            <w:r w:rsidR="00C44A2C">
              <w:rPr>
                <w:noProof/>
                <w:webHidden/>
              </w:rPr>
              <w:fldChar w:fldCharType="separate"/>
            </w:r>
            <w:r w:rsidR="00C44A2C">
              <w:rPr>
                <w:noProof/>
                <w:webHidden/>
              </w:rPr>
              <w:t>4</w:t>
            </w:r>
            <w:r w:rsidR="00C44A2C">
              <w:rPr>
                <w:noProof/>
                <w:webHidden/>
              </w:rPr>
              <w:fldChar w:fldCharType="end"/>
            </w:r>
          </w:hyperlink>
        </w:p>
        <w:p w14:paraId="72003595" w14:textId="5FD44449" w:rsidR="00C44A2C" w:rsidRDefault="006715FF">
          <w:pPr>
            <w:pStyle w:val="TOC2"/>
            <w:tabs>
              <w:tab w:val="right" w:leader="dot" w:pos="9016"/>
            </w:tabs>
            <w:rPr>
              <w:rFonts w:eastAsiaTheme="minorEastAsia"/>
              <w:noProof/>
              <w:lang w:val="en-IN" w:eastAsia="en-IN"/>
            </w:rPr>
          </w:pPr>
          <w:hyperlink w:anchor="_Toc140522999" w:history="1">
            <w:r w:rsidR="00C44A2C" w:rsidRPr="00097A60">
              <w:rPr>
                <w:rStyle w:val="Hyperlink"/>
                <w:noProof/>
              </w:rPr>
              <w:t>Google My Business Profile API</w:t>
            </w:r>
            <w:r w:rsidR="00C44A2C">
              <w:rPr>
                <w:noProof/>
                <w:webHidden/>
              </w:rPr>
              <w:tab/>
            </w:r>
            <w:r w:rsidR="00C44A2C">
              <w:rPr>
                <w:noProof/>
                <w:webHidden/>
              </w:rPr>
              <w:fldChar w:fldCharType="begin"/>
            </w:r>
            <w:r w:rsidR="00C44A2C">
              <w:rPr>
                <w:noProof/>
                <w:webHidden/>
              </w:rPr>
              <w:instrText xml:space="preserve"> PAGEREF _Toc140522999 \h </w:instrText>
            </w:r>
            <w:r w:rsidR="00C44A2C">
              <w:rPr>
                <w:noProof/>
                <w:webHidden/>
              </w:rPr>
            </w:r>
            <w:r w:rsidR="00C44A2C">
              <w:rPr>
                <w:noProof/>
                <w:webHidden/>
              </w:rPr>
              <w:fldChar w:fldCharType="separate"/>
            </w:r>
            <w:r w:rsidR="00C44A2C">
              <w:rPr>
                <w:noProof/>
                <w:webHidden/>
              </w:rPr>
              <w:t>5</w:t>
            </w:r>
            <w:r w:rsidR="00C44A2C">
              <w:rPr>
                <w:noProof/>
                <w:webHidden/>
              </w:rPr>
              <w:fldChar w:fldCharType="end"/>
            </w:r>
          </w:hyperlink>
        </w:p>
        <w:p w14:paraId="0D14927D" w14:textId="64118C33" w:rsidR="00C44A2C" w:rsidRDefault="006715FF">
          <w:pPr>
            <w:pStyle w:val="TOC3"/>
            <w:tabs>
              <w:tab w:val="right" w:leader="dot" w:pos="9016"/>
            </w:tabs>
            <w:rPr>
              <w:rFonts w:eastAsiaTheme="minorEastAsia"/>
              <w:noProof/>
              <w:lang w:val="en-IN" w:eastAsia="en-IN"/>
            </w:rPr>
          </w:pPr>
          <w:hyperlink w:anchor="_Toc140523000" w:history="1">
            <w:r w:rsidR="00C44A2C" w:rsidRPr="00097A60">
              <w:rPr>
                <w:rStyle w:val="Hyperlink"/>
                <w:noProof/>
              </w:rPr>
              <w:t>Prerequisites</w:t>
            </w:r>
            <w:r w:rsidR="00C44A2C">
              <w:rPr>
                <w:noProof/>
                <w:webHidden/>
              </w:rPr>
              <w:tab/>
            </w:r>
            <w:r w:rsidR="00C44A2C">
              <w:rPr>
                <w:noProof/>
                <w:webHidden/>
              </w:rPr>
              <w:fldChar w:fldCharType="begin"/>
            </w:r>
            <w:r w:rsidR="00C44A2C">
              <w:rPr>
                <w:noProof/>
                <w:webHidden/>
              </w:rPr>
              <w:instrText xml:space="preserve"> PAGEREF _Toc140523000 \h </w:instrText>
            </w:r>
            <w:r w:rsidR="00C44A2C">
              <w:rPr>
                <w:noProof/>
                <w:webHidden/>
              </w:rPr>
            </w:r>
            <w:r w:rsidR="00C44A2C">
              <w:rPr>
                <w:noProof/>
                <w:webHidden/>
              </w:rPr>
              <w:fldChar w:fldCharType="separate"/>
            </w:r>
            <w:r w:rsidR="00C44A2C">
              <w:rPr>
                <w:noProof/>
                <w:webHidden/>
              </w:rPr>
              <w:t>6</w:t>
            </w:r>
            <w:r w:rsidR="00C44A2C">
              <w:rPr>
                <w:noProof/>
                <w:webHidden/>
              </w:rPr>
              <w:fldChar w:fldCharType="end"/>
            </w:r>
          </w:hyperlink>
        </w:p>
        <w:p w14:paraId="6944748A" w14:textId="2481E31D" w:rsidR="00C44A2C" w:rsidRDefault="006715FF">
          <w:pPr>
            <w:pStyle w:val="TOC3"/>
            <w:tabs>
              <w:tab w:val="right" w:leader="dot" w:pos="9016"/>
            </w:tabs>
            <w:rPr>
              <w:rFonts w:eastAsiaTheme="minorEastAsia"/>
              <w:noProof/>
              <w:lang w:val="en-IN" w:eastAsia="en-IN"/>
            </w:rPr>
          </w:pPr>
          <w:hyperlink w:anchor="_Toc140523001" w:history="1">
            <w:r w:rsidR="00C44A2C" w:rsidRPr="00097A60">
              <w:rPr>
                <w:rStyle w:val="Hyperlink"/>
                <w:noProof/>
              </w:rPr>
              <w:t>OAuth Client ID</w:t>
            </w:r>
            <w:r w:rsidR="00C44A2C">
              <w:rPr>
                <w:noProof/>
                <w:webHidden/>
              </w:rPr>
              <w:tab/>
            </w:r>
            <w:r w:rsidR="00C44A2C">
              <w:rPr>
                <w:noProof/>
                <w:webHidden/>
              </w:rPr>
              <w:fldChar w:fldCharType="begin"/>
            </w:r>
            <w:r w:rsidR="00C44A2C">
              <w:rPr>
                <w:noProof/>
                <w:webHidden/>
              </w:rPr>
              <w:instrText xml:space="preserve"> PAGEREF _Toc140523001 \h </w:instrText>
            </w:r>
            <w:r w:rsidR="00C44A2C">
              <w:rPr>
                <w:noProof/>
                <w:webHidden/>
              </w:rPr>
            </w:r>
            <w:r w:rsidR="00C44A2C">
              <w:rPr>
                <w:noProof/>
                <w:webHidden/>
              </w:rPr>
              <w:fldChar w:fldCharType="separate"/>
            </w:r>
            <w:r w:rsidR="00C44A2C">
              <w:rPr>
                <w:noProof/>
                <w:webHidden/>
              </w:rPr>
              <w:t>6</w:t>
            </w:r>
            <w:r w:rsidR="00C44A2C">
              <w:rPr>
                <w:noProof/>
                <w:webHidden/>
              </w:rPr>
              <w:fldChar w:fldCharType="end"/>
            </w:r>
          </w:hyperlink>
        </w:p>
        <w:p w14:paraId="0237B5A4" w14:textId="541EE24E" w:rsidR="00C44A2C" w:rsidRDefault="006715FF">
          <w:pPr>
            <w:pStyle w:val="TOC2"/>
            <w:tabs>
              <w:tab w:val="right" w:leader="dot" w:pos="9016"/>
            </w:tabs>
            <w:rPr>
              <w:rFonts w:eastAsiaTheme="minorEastAsia"/>
              <w:noProof/>
              <w:lang w:val="en-IN" w:eastAsia="en-IN"/>
            </w:rPr>
          </w:pPr>
          <w:hyperlink w:anchor="_Toc140523002" w:history="1">
            <w:r w:rsidR="00C44A2C" w:rsidRPr="00097A60">
              <w:rPr>
                <w:rStyle w:val="Hyperlink"/>
                <w:noProof/>
              </w:rPr>
              <w:t>Challenges</w:t>
            </w:r>
            <w:r w:rsidR="00C44A2C">
              <w:rPr>
                <w:noProof/>
                <w:webHidden/>
              </w:rPr>
              <w:tab/>
            </w:r>
            <w:r w:rsidR="00C44A2C">
              <w:rPr>
                <w:noProof/>
                <w:webHidden/>
              </w:rPr>
              <w:fldChar w:fldCharType="begin"/>
            </w:r>
            <w:r w:rsidR="00C44A2C">
              <w:rPr>
                <w:noProof/>
                <w:webHidden/>
              </w:rPr>
              <w:instrText xml:space="preserve"> PAGEREF _Toc140523002 \h </w:instrText>
            </w:r>
            <w:r w:rsidR="00C44A2C">
              <w:rPr>
                <w:noProof/>
                <w:webHidden/>
              </w:rPr>
            </w:r>
            <w:r w:rsidR="00C44A2C">
              <w:rPr>
                <w:noProof/>
                <w:webHidden/>
              </w:rPr>
              <w:fldChar w:fldCharType="separate"/>
            </w:r>
            <w:r w:rsidR="00C44A2C">
              <w:rPr>
                <w:noProof/>
                <w:webHidden/>
              </w:rPr>
              <w:t>6</w:t>
            </w:r>
            <w:r w:rsidR="00C44A2C">
              <w:rPr>
                <w:noProof/>
                <w:webHidden/>
              </w:rPr>
              <w:fldChar w:fldCharType="end"/>
            </w:r>
          </w:hyperlink>
        </w:p>
        <w:p w14:paraId="01FF1CBB" w14:textId="2E401072" w:rsidR="00861CFA" w:rsidRDefault="00861CFA">
          <w:r>
            <w:rPr>
              <w:b/>
              <w:bCs/>
              <w:noProof/>
            </w:rPr>
            <w:fldChar w:fldCharType="end"/>
          </w:r>
        </w:p>
      </w:sdtContent>
    </w:sdt>
    <w:p w14:paraId="3428F1D8" w14:textId="77777777" w:rsidR="00861CFA" w:rsidRDefault="00861CFA" w:rsidP="000E4871">
      <w:pPr>
        <w:pStyle w:val="Heading2"/>
      </w:pPr>
    </w:p>
    <w:p w14:paraId="2CB4A736" w14:textId="77777777" w:rsidR="00861CFA" w:rsidRDefault="00861CFA">
      <w:pPr>
        <w:rPr>
          <w:rFonts w:asciiTheme="majorHAnsi" w:eastAsiaTheme="majorEastAsia" w:hAnsiTheme="majorHAnsi" w:cstheme="majorBidi"/>
          <w:color w:val="2F5496" w:themeColor="accent1" w:themeShade="BF"/>
          <w:sz w:val="26"/>
          <w:szCs w:val="26"/>
        </w:rPr>
      </w:pPr>
      <w:r>
        <w:br w:type="page"/>
      </w:r>
    </w:p>
    <w:p w14:paraId="22ACD2E5" w14:textId="21D2BD4B" w:rsidR="00413C8D" w:rsidRPr="00EF7CF4" w:rsidRDefault="00AB1909" w:rsidP="000E4871">
      <w:pPr>
        <w:pStyle w:val="Heading2"/>
        <w:rPr>
          <w:b/>
          <w:bCs/>
        </w:rPr>
      </w:pPr>
      <w:bookmarkStart w:id="1" w:name="_Toc140522995"/>
      <w:r w:rsidRPr="00EF7CF4">
        <w:rPr>
          <w:b/>
          <w:bCs/>
        </w:rPr>
        <w:lastRenderedPageBreak/>
        <w:t>Intro</w:t>
      </w:r>
      <w:r w:rsidR="000E4871" w:rsidRPr="00EF7CF4">
        <w:rPr>
          <w:b/>
          <w:bCs/>
        </w:rPr>
        <w:t>duction</w:t>
      </w:r>
      <w:bookmarkEnd w:id="1"/>
    </w:p>
    <w:p w14:paraId="7E385C9B" w14:textId="0306431C" w:rsidR="00AB1909" w:rsidRDefault="00AB1909">
      <w:r>
        <w:t>Th</w:t>
      </w:r>
      <w:r w:rsidR="00EF7CF4">
        <w:t>is</w:t>
      </w:r>
      <w:r>
        <w:t xml:space="preserve"> </w:t>
      </w:r>
      <w:r w:rsidR="00EF7CF4">
        <w:t>document provides</w:t>
      </w:r>
      <w:r w:rsidR="00FE6127">
        <w:t xml:space="preserve"> information </w:t>
      </w:r>
      <w:r>
        <w:t xml:space="preserve">about the details of storing clinic information </w:t>
      </w:r>
      <w:r w:rsidR="00FE6127">
        <w:t>at a</w:t>
      </w:r>
      <w:r>
        <w:t xml:space="preserve"> central location and how to synchronize clinic location , working hours and contact details of Clinic with other </w:t>
      </w:r>
      <w:r w:rsidR="00FE6127">
        <w:t>p</w:t>
      </w:r>
      <w:r>
        <w:t>latform</w:t>
      </w:r>
      <w:r w:rsidR="00FE6127">
        <w:t>s</w:t>
      </w:r>
      <w:r>
        <w:t xml:space="preserve"> like Google Business , Portal Landing Pages</w:t>
      </w:r>
      <w:r w:rsidR="00FE6127">
        <w:t>, Texaswic.org etc.</w:t>
      </w:r>
      <w:r>
        <w:t xml:space="preserve"> .</w:t>
      </w:r>
    </w:p>
    <w:p w14:paraId="240E1287" w14:textId="2BD235F2" w:rsidR="00AB1909" w:rsidRPr="00534830" w:rsidRDefault="00534830">
      <w:pPr>
        <w:rPr>
          <w:ins w:id="2" w:author="Amar Singh" w:date="2023-07-26T11:41:00Z"/>
          <w:rStyle w:val="Hyperlink"/>
        </w:rPr>
      </w:pPr>
      <w:ins w:id="3" w:author="Amar Singh" w:date="2023-07-26T11:41:00Z">
        <w:r>
          <w:fldChar w:fldCharType="begin"/>
        </w:r>
        <w:r>
          <w:instrText>HYPERLINK "https://fnsmis.visualstudio.com/WIC360/_workitems/edit/138700"</w:instrText>
        </w:r>
        <w:r>
          <w:fldChar w:fldCharType="separate"/>
        </w:r>
        <w:r w:rsidR="0045075D" w:rsidRPr="00534830">
          <w:rPr>
            <w:rStyle w:val="Hyperlink"/>
          </w:rPr>
          <w:t xml:space="preserve">Feature 138700: Single source of truth for BU/Clinic profile </w:t>
        </w:r>
      </w:ins>
    </w:p>
    <w:bookmarkStart w:id="4" w:name="_Toc140522996"/>
    <w:p w14:paraId="7C287C4F" w14:textId="342BEB34" w:rsidR="00AB1909" w:rsidRPr="00EF7CF4" w:rsidRDefault="00534830" w:rsidP="000E4871">
      <w:pPr>
        <w:pStyle w:val="Heading2"/>
        <w:rPr>
          <w:b/>
          <w:bCs/>
        </w:rPr>
      </w:pPr>
      <w:ins w:id="5" w:author="Amar Singh" w:date="2023-07-26T11:41:00Z">
        <w:r>
          <w:rPr>
            <w:rFonts w:asciiTheme="minorHAnsi" w:eastAsiaTheme="minorHAnsi" w:hAnsiTheme="minorHAnsi" w:cstheme="minorBidi"/>
            <w:color w:val="auto"/>
            <w:sz w:val="22"/>
            <w:szCs w:val="22"/>
          </w:rPr>
          <w:fldChar w:fldCharType="end"/>
        </w:r>
      </w:ins>
      <w:r w:rsidR="00AB1909" w:rsidRPr="00EF7CF4">
        <w:rPr>
          <w:b/>
          <w:bCs/>
        </w:rPr>
        <w:t xml:space="preserve">Google Business </w:t>
      </w:r>
      <w:r w:rsidR="00D7652E" w:rsidRPr="00EF7CF4">
        <w:rPr>
          <w:b/>
          <w:bCs/>
        </w:rPr>
        <w:t>Profile</w:t>
      </w:r>
      <w:bookmarkEnd w:id="4"/>
    </w:p>
    <w:p w14:paraId="75C28B7F" w14:textId="07242986" w:rsidR="00D7652E" w:rsidRDefault="00D7652E">
      <w:r>
        <w:t>Google Business Profile is used to control how to business (Clinic) get</w:t>
      </w:r>
      <w:r w:rsidR="00FE6127">
        <w:t>s</w:t>
      </w:r>
      <w:r>
        <w:t xml:space="preserve"> </w:t>
      </w:r>
      <w:r w:rsidR="00FE6127">
        <w:t xml:space="preserve">displayed </w:t>
      </w:r>
      <w:r>
        <w:t>in Google Search. For example , the below screenshot</w:t>
      </w:r>
      <w:r w:rsidR="00FE6127">
        <w:t xml:space="preserve"> shows</w:t>
      </w:r>
      <w:r>
        <w:t xml:space="preserve">  how ‘South Austin WIC Clinic’ is shown i</w:t>
      </w:r>
      <w:r w:rsidR="00FE6127">
        <w:t>n</w:t>
      </w:r>
      <w:r>
        <w:t xml:space="preserve"> google search . </w:t>
      </w:r>
      <w:r w:rsidR="00FE6127">
        <w:t xml:space="preserve">The Google search page </w:t>
      </w:r>
      <w:r>
        <w:t xml:space="preserve"> list</w:t>
      </w:r>
      <w:r w:rsidR="00FE6127">
        <w:t>s</w:t>
      </w:r>
      <w:r>
        <w:t xml:space="preserve"> Clinic Address , contact number , working hours , website</w:t>
      </w:r>
      <w:r w:rsidR="00FE6127">
        <w:t>, and other details (which may not be required for our spike story)</w:t>
      </w:r>
      <w:r>
        <w:t>.</w:t>
      </w:r>
    </w:p>
    <w:p w14:paraId="30D54B13" w14:textId="08D3C01A" w:rsidR="00D7652E" w:rsidRDefault="00D7652E">
      <w:r w:rsidRPr="00D7652E">
        <w:rPr>
          <w:noProof/>
        </w:rPr>
        <w:drawing>
          <wp:inline distT="0" distB="0" distL="0" distR="0" wp14:anchorId="3E7D5E64" wp14:editId="558B9527">
            <wp:extent cx="3764280" cy="4159957"/>
            <wp:effectExtent l="0" t="0" r="0" b="0"/>
            <wp:docPr id="91067619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76199" name="Picture 1" descr="A screenshot of a phone&#10;&#10;Description automatically generated"/>
                    <pic:cNvPicPr/>
                  </pic:nvPicPr>
                  <pic:blipFill>
                    <a:blip r:embed="rId11"/>
                    <a:stretch>
                      <a:fillRect/>
                    </a:stretch>
                  </pic:blipFill>
                  <pic:spPr>
                    <a:xfrm>
                      <a:off x="0" y="0"/>
                      <a:ext cx="3767406" cy="4163412"/>
                    </a:xfrm>
                    <a:prstGeom prst="rect">
                      <a:avLst/>
                    </a:prstGeom>
                  </pic:spPr>
                </pic:pic>
              </a:graphicData>
            </a:graphic>
          </wp:inline>
        </w:drawing>
      </w:r>
    </w:p>
    <w:p w14:paraId="7A463CB0" w14:textId="77777777" w:rsidR="00D7652E" w:rsidRDefault="00D7652E"/>
    <w:p w14:paraId="6D11B547" w14:textId="07DDCF92" w:rsidR="00D7652E" w:rsidRDefault="00881AF9">
      <w:r>
        <w:t xml:space="preserve">When you </w:t>
      </w:r>
      <w:r w:rsidR="00FE6127">
        <w:t xml:space="preserve">are </w:t>
      </w:r>
      <w:r>
        <w:t xml:space="preserve">signed </w:t>
      </w:r>
      <w:r w:rsidR="00FE6127">
        <w:t>in as a</w:t>
      </w:r>
      <w:r>
        <w:t xml:space="preserve"> </w:t>
      </w:r>
      <w:r w:rsidRPr="008E169E">
        <w:rPr>
          <w:b/>
          <w:bCs/>
        </w:rPr>
        <w:t>chain Business Profile</w:t>
      </w:r>
      <w:r>
        <w:t xml:space="preserve">, Clinic information </w:t>
      </w:r>
      <w:r w:rsidR="004F021B">
        <w:t xml:space="preserve">can be updated in bulk using </w:t>
      </w:r>
      <w:r w:rsidR="00FE6127">
        <w:t>an</w:t>
      </w:r>
      <w:r w:rsidR="00D7652E">
        <w:t xml:space="preserve"> excel sheet </w:t>
      </w:r>
      <w:r>
        <w:t>template.</w:t>
      </w:r>
      <w:r w:rsidR="004F021B">
        <w:t xml:space="preserve"> This is the approach currently followed by the WIC to update Google Business Profile(</w:t>
      </w:r>
      <w:hyperlink r:id="rId12" w:history="1">
        <w:r w:rsidR="004F021B" w:rsidRPr="005A3F60">
          <w:rPr>
            <w:rStyle w:val="Hyperlink"/>
          </w:rPr>
          <w:t>https://support.google.com/business/answer/9336353?hl=en</w:t>
        </w:r>
      </w:hyperlink>
      <w:r w:rsidR="004F021B">
        <w:t xml:space="preserve"> ). </w:t>
      </w:r>
      <w:r w:rsidR="00D7652E">
        <w:t xml:space="preserve"> </w:t>
      </w:r>
    </w:p>
    <w:p w14:paraId="519F19DA" w14:textId="77777777" w:rsidR="00FE6127" w:rsidRDefault="00FE6127" w:rsidP="003B0B0C"/>
    <w:p w14:paraId="0FE12C38" w14:textId="210C2DFE" w:rsidR="00057D8C" w:rsidRPr="00EF7CF4" w:rsidRDefault="00057D8C" w:rsidP="000E4871">
      <w:pPr>
        <w:pStyle w:val="Heading2"/>
        <w:rPr>
          <w:b/>
          <w:bCs/>
        </w:rPr>
      </w:pPr>
      <w:bookmarkStart w:id="6" w:name="_Toc140522997"/>
      <w:r w:rsidRPr="00EF7CF4">
        <w:rPr>
          <w:b/>
          <w:bCs/>
        </w:rPr>
        <w:t>MIS to Google My Business Integration</w:t>
      </w:r>
      <w:bookmarkEnd w:id="6"/>
      <w:r w:rsidRPr="00EF7CF4">
        <w:rPr>
          <w:b/>
          <w:bCs/>
        </w:rPr>
        <w:t xml:space="preserve"> </w:t>
      </w:r>
    </w:p>
    <w:p w14:paraId="0671ACD1" w14:textId="12FED06F" w:rsidR="002B42AF" w:rsidRDefault="002B42AF" w:rsidP="002B42AF">
      <w:r>
        <w:t>Clinic Profile Information is stored in MOSAIC app both</w:t>
      </w:r>
      <w:r w:rsidR="00FE6127">
        <w:t xml:space="preserve"> at</w:t>
      </w:r>
      <w:r>
        <w:t xml:space="preserve"> ‘Clinic/Local Agency’ and ‘</w:t>
      </w:r>
      <w:r w:rsidR="008B401C">
        <w:t>CalendarRule’</w:t>
      </w:r>
      <w:r>
        <w:t xml:space="preserve"> records . </w:t>
      </w:r>
    </w:p>
    <w:p w14:paraId="51FF776F" w14:textId="77777777" w:rsidR="002B42AF" w:rsidRDefault="002B42AF" w:rsidP="002B42AF">
      <w:r>
        <w:t xml:space="preserve">Clinic/Local Agency </w:t>
      </w:r>
    </w:p>
    <w:p w14:paraId="5095CF4A" w14:textId="77777777" w:rsidR="002B42AF" w:rsidRDefault="002B42AF" w:rsidP="002B42AF">
      <w:pPr>
        <w:pStyle w:val="ListParagraph"/>
        <w:numPr>
          <w:ilvl w:val="0"/>
          <w:numId w:val="4"/>
        </w:numPr>
      </w:pPr>
      <w:r>
        <w:t xml:space="preserve">Clinic Name </w:t>
      </w:r>
    </w:p>
    <w:p w14:paraId="1E3E2E4A" w14:textId="77777777" w:rsidR="002B42AF" w:rsidRDefault="002B42AF" w:rsidP="002B42AF">
      <w:pPr>
        <w:pStyle w:val="ListParagraph"/>
        <w:numPr>
          <w:ilvl w:val="0"/>
          <w:numId w:val="4"/>
        </w:numPr>
      </w:pPr>
      <w:r>
        <w:lastRenderedPageBreak/>
        <w:t>Clinic Address</w:t>
      </w:r>
    </w:p>
    <w:p w14:paraId="52828FA5" w14:textId="77777777" w:rsidR="002B42AF" w:rsidRDefault="002B42AF" w:rsidP="002B42AF">
      <w:pPr>
        <w:pStyle w:val="ListParagraph"/>
        <w:numPr>
          <w:ilvl w:val="0"/>
          <w:numId w:val="4"/>
        </w:numPr>
      </w:pPr>
      <w:r>
        <w:t>Clinic Contact Number</w:t>
      </w:r>
    </w:p>
    <w:p w14:paraId="75CD80B5" w14:textId="77777777" w:rsidR="002B42AF" w:rsidRDefault="002B42AF" w:rsidP="002B42AF">
      <w:pPr>
        <w:pStyle w:val="ListParagraph"/>
        <w:numPr>
          <w:ilvl w:val="0"/>
          <w:numId w:val="4"/>
        </w:numPr>
      </w:pPr>
      <w:r>
        <w:t>Website</w:t>
      </w:r>
    </w:p>
    <w:p w14:paraId="67CFA2CD" w14:textId="77777777" w:rsidR="002B42AF" w:rsidRDefault="002B42AF" w:rsidP="002B42AF">
      <w:pPr>
        <w:pStyle w:val="ListParagraph"/>
        <w:numPr>
          <w:ilvl w:val="0"/>
          <w:numId w:val="4"/>
        </w:numPr>
      </w:pPr>
      <w:r>
        <w:t>Location</w:t>
      </w:r>
    </w:p>
    <w:p w14:paraId="23A586D7" w14:textId="06AB0C12" w:rsidR="002B42AF" w:rsidRDefault="008B401C" w:rsidP="002B42AF">
      <w:r>
        <w:t>Calendar</w:t>
      </w:r>
    </w:p>
    <w:p w14:paraId="20329CF5" w14:textId="77777777" w:rsidR="002B42AF" w:rsidRDefault="002B42AF" w:rsidP="002B42AF">
      <w:pPr>
        <w:pStyle w:val="ListParagraph"/>
        <w:numPr>
          <w:ilvl w:val="0"/>
          <w:numId w:val="5"/>
        </w:numPr>
      </w:pPr>
      <w:r>
        <w:t>Work Hours</w:t>
      </w:r>
    </w:p>
    <w:p w14:paraId="50BC14FB" w14:textId="77777777" w:rsidR="002B42AF" w:rsidRDefault="002B42AF" w:rsidP="002B42AF">
      <w:pPr>
        <w:pStyle w:val="ListParagraph"/>
        <w:numPr>
          <w:ilvl w:val="0"/>
          <w:numId w:val="5"/>
        </w:numPr>
      </w:pPr>
      <w:r>
        <w:t>Holidays</w:t>
      </w:r>
    </w:p>
    <w:p w14:paraId="6AAE7DB7" w14:textId="553FC0CC" w:rsidR="008646D7" w:rsidRDefault="002B42AF" w:rsidP="003B0B0C">
      <w:r>
        <w:t>Change</w:t>
      </w:r>
      <w:r w:rsidR="00FE6127">
        <w:t>s made</w:t>
      </w:r>
      <w:r>
        <w:t xml:space="preserve"> in Clinic/Local Agency will be pushed to Azure Service Bus and Azure Function App process</w:t>
      </w:r>
      <w:r w:rsidR="00FE6127">
        <w:t>es</w:t>
      </w:r>
      <w:r>
        <w:t xml:space="preserve"> the change and update</w:t>
      </w:r>
      <w:r w:rsidR="00FE6127">
        <w:t>s</w:t>
      </w:r>
      <w:r>
        <w:t xml:space="preserve"> in Google Business. </w:t>
      </w:r>
    </w:p>
    <w:p w14:paraId="190C216F" w14:textId="1ED24DC3" w:rsidR="00AE6CDF" w:rsidRDefault="008B401C" w:rsidP="003B0B0C">
      <w:r>
        <w:t>But in case the workhour</w:t>
      </w:r>
      <w:r w:rsidR="00C60A56">
        <w:t>s</w:t>
      </w:r>
      <w:r>
        <w:t>/holidays can</w:t>
      </w:r>
      <w:r w:rsidR="00C60A56">
        <w:t>’t</w:t>
      </w:r>
      <w:r>
        <w:t xml:space="preserve"> be synchronized by above mentioned approach since we can’ register plugins against ‘CalendarRule’ entity</w:t>
      </w:r>
      <w:r w:rsidR="00C60A56">
        <w:t>,</w:t>
      </w:r>
      <w:r w:rsidR="00EF7CF4">
        <w:t xml:space="preserve"> </w:t>
      </w:r>
      <w:r w:rsidR="00C60A56">
        <w:t>w</w:t>
      </w:r>
      <w:r>
        <w:t>e can only query the schedule of specific clinic using</w:t>
      </w:r>
      <w:r w:rsidR="00C60A56">
        <w:t xml:space="preserve"> an</w:t>
      </w:r>
      <w:r>
        <w:t xml:space="preserve"> API. Every day, we can query for</w:t>
      </w:r>
      <w:r w:rsidR="007B04EA">
        <w:t xml:space="preserve"> the</w:t>
      </w:r>
      <w:r>
        <w:t xml:space="preserve"> Schedule of the clinic and if</w:t>
      </w:r>
      <w:r w:rsidR="007B04EA">
        <w:t xml:space="preserve"> there is</w:t>
      </w:r>
      <w:r>
        <w:t xml:space="preserve"> any change in schedule</w:t>
      </w:r>
      <w:r w:rsidR="007B04EA">
        <w:t>, it can be</w:t>
      </w:r>
      <w:r>
        <w:t xml:space="preserve"> compare</w:t>
      </w:r>
      <w:r w:rsidR="007B04EA">
        <w:t>d</w:t>
      </w:r>
      <w:r>
        <w:t xml:space="preserve"> to the existing schedule in google Business, then</w:t>
      </w:r>
      <w:r w:rsidR="00C60A56">
        <w:t xml:space="preserve"> the</w:t>
      </w:r>
      <w:r>
        <w:t xml:space="preserve"> change can be updated in Google Business using</w:t>
      </w:r>
      <w:r w:rsidR="007B04EA">
        <w:t xml:space="preserve"> a</w:t>
      </w:r>
      <w:r>
        <w:t xml:space="preserve"> Batch Job. </w:t>
      </w:r>
    </w:p>
    <w:p w14:paraId="51413281" w14:textId="7E344246" w:rsidR="008165C3" w:rsidRPr="008165C3" w:rsidRDefault="008165C3" w:rsidP="008165C3">
      <w:pPr>
        <w:spacing w:after="0" w:line="240" w:lineRule="auto"/>
        <w:rPr>
          <w:rFonts w:ascii="Times New Roman" w:eastAsia="Times New Roman" w:hAnsi="Times New Roman" w:cs="Times New Roman"/>
          <w:kern w:val="0"/>
          <w:sz w:val="24"/>
          <w:szCs w:val="24"/>
          <w:lang w:val="en-IN" w:eastAsia="en-IN"/>
          <w14:ligatures w14:val="none"/>
        </w:rPr>
      </w:pPr>
      <w:r w:rsidRPr="008165C3">
        <w:rPr>
          <w:noProof/>
        </w:rPr>
        <w:drawing>
          <wp:inline distT="0" distB="0" distL="0" distR="0" wp14:anchorId="0260A907" wp14:editId="77DF3809">
            <wp:extent cx="4770120" cy="1998736"/>
            <wp:effectExtent l="0" t="0" r="0" b="1905"/>
            <wp:docPr id="1765365701" name="Picture 1" descr="A computer screen shot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65701" name="Picture 1" descr="A computer screen shot of a computer network&#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80649" cy="2003148"/>
                    </a:xfrm>
                    <a:prstGeom prst="rect">
                      <a:avLst/>
                    </a:prstGeom>
                    <a:noFill/>
                    <a:ln>
                      <a:noFill/>
                    </a:ln>
                  </pic:spPr>
                </pic:pic>
              </a:graphicData>
            </a:graphic>
          </wp:inline>
        </w:drawing>
      </w:r>
    </w:p>
    <w:p w14:paraId="5164C49D" w14:textId="1ED46392" w:rsidR="00AE6CDF" w:rsidRDefault="00AE6CDF" w:rsidP="00AE6CDF"/>
    <w:p w14:paraId="48EB035F" w14:textId="4BC7DF0D" w:rsidR="00964358" w:rsidRPr="00964358" w:rsidRDefault="00964358" w:rsidP="00964358">
      <w:pPr>
        <w:spacing w:after="0" w:line="240" w:lineRule="auto"/>
        <w:rPr>
          <w:rFonts w:ascii="Times New Roman" w:eastAsia="Times New Roman" w:hAnsi="Times New Roman" w:cs="Times New Roman"/>
          <w:kern w:val="0"/>
          <w:sz w:val="24"/>
          <w:szCs w:val="24"/>
          <w:lang w:val="en-IN" w:eastAsia="en-IN"/>
          <w14:ligatures w14:val="none"/>
        </w:rPr>
      </w:pPr>
      <w:r w:rsidRPr="00964358">
        <w:rPr>
          <w:noProof/>
        </w:rPr>
        <w:drawing>
          <wp:inline distT="0" distB="0" distL="0" distR="0" wp14:anchorId="358EF8C9" wp14:editId="56B71596">
            <wp:extent cx="5982821" cy="2811780"/>
            <wp:effectExtent l="0" t="0" r="0" b="7620"/>
            <wp:docPr id="167446727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67271" name="Picture 3"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84935" cy="2812774"/>
                    </a:xfrm>
                    <a:prstGeom prst="rect">
                      <a:avLst/>
                    </a:prstGeom>
                    <a:noFill/>
                    <a:ln>
                      <a:noFill/>
                    </a:ln>
                  </pic:spPr>
                </pic:pic>
              </a:graphicData>
            </a:graphic>
          </wp:inline>
        </w:drawing>
      </w:r>
    </w:p>
    <w:p w14:paraId="0D265638" w14:textId="77777777" w:rsidR="00AE6CDF" w:rsidRDefault="00AE6CDF" w:rsidP="003B0B0C"/>
    <w:p w14:paraId="2E4BB544" w14:textId="716711D3" w:rsidR="00D203C9" w:rsidRPr="00D203C9" w:rsidRDefault="00D203C9" w:rsidP="00D203C9">
      <w:pPr>
        <w:spacing w:after="0" w:line="240" w:lineRule="auto"/>
        <w:rPr>
          <w:rFonts w:ascii="Times New Roman" w:eastAsia="Times New Roman" w:hAnsi="Times New Roman" w:cs="Times New Roman"/>
          <w:kern w:val="0"/>
          <w:sz w:val="24"/>
          <w:szCs w:val="24"/>
          <w:lang w:val="en-IN" w:eastAsia="en-IN"/>
          <w14:ligatures w14:val="none"/>
        </w:rPr>
      </w:pPr>
      <w:r w:rsidRPr="00D203C9">
        <w:rPr>
          <w:noProof/>
        </w:rPr>
        <w:lastRenderedPageBreak/>
        <w:drawing>
          <wp:inline distT="0" distB="0" distL="0" distR="0" wp14:anchorId="1FA8EAFD" wp14:editId="75F31345">
            <wp:extent cx="3200400" cy="6265025"/>
            <wp:effectExtent l="38100" t="0" r="76200" b="40640"/>
            <wp:docPr id="1598636063" name="Picture 4" descr="A diagram of work hou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36063" name="Picture 4" descr="A diagram of work hour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2468" cy="6269073"/>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3DF8175" w14:textId="77777777" w:rsidR="00D203C9" w:rsidRDefault="00D203C9" w:rsidP="003B0B0C"/>
    <w:p w14:paraId="65A80355" w14:textId="41F8F62E" w:rsidR="008B401C" w:rsidRDefault="008B401C" w:rsidP="000E4871">
      <w:pPr>
        <w:pStyle w:val="Heading2"/>
      </w:pPr>
      <w:bookmarkStart w:id="7" w:name="_Toc140522998"/>
      <w:r>
        <w:t>MIS to third party Integration</w:t>
      </w:r>
      <w:r w:rsidR="000E4871">
        <w:t xml:space="preserve"> (Landing</w:t>
      </w:r>
      <w:r w:rsidR="008E169E">
        <w:t xml:space="preserve"> page, </w:t>
      </w:r>
      <w:r w:rsidR="000E4871">
        <w:t>TXWIC</w:t>
      </w:r>
      <w:r w:rsidR="008E169E">
        <w:t xml:space="preserve"> website)</w:t>
      </w:r>
      <w:bookmarkEnd w:id="7"/>
    </w:p>
    <w:p w14:paraId="149DC0B5" w14:textId="53F47D1D" w:rsidR="008B401C" w:rsidRDefault="007B04EA" w:rsidP="003B0B0C">
      <w:r>
        <w:t xml:space="preserve">The </w:t>
      </w:r>
      <w:r w:rsidR="00AC3401">
        <w:t xml:space="preserve">Clinic Profile information can be exposed to third party </w:t>
      </w:r>
      <w:r w:rsidR="00F833D0">
        <w:t>systems</w:t>
      </w:r>
      <w:r w:rsidR="00AC3401">
        <w:t xml:space="preserve"> through web API. They can query the clinic profile information by passing the unique id to identify the clinic and response to the query will be return in JSON format.</w:t>
      </w:r>
    </w:p>
    <w:p w14:paraId="417FE355" w14:textId="6B2A477B" w:rsidR="00AC3401" w:rsidRDefault="00F833D0" w:rsidP="003B0B0C">
      <w:r w:rsidRPr="00F833D0">
        <w:t>https://</w:t>
      </w:r>
      <w:r>
        <w:t>clinicprofile</w:t>
      </w:r>
      <w:r w:rsidRPr="00F833D0">
        <w:t>.azurewebsites.us/api/Release</w:t>
      </w:r>
      <w:r>
        <w:t>?clinicId=367</w:t>
      </w:r>
    </w:p>
    <w:p w14:paraId="1CED1D66" w14:textId="271B906B" w:rsidR="00F977C8" w:rsidRPr="00F977C8" w:rsidRDefault="00F977C8" w:rsidP="00F977C8">
      <w:pPr>
        <w:spacing w:after="0" w:line="240" w:lineRule="auto"/>
        <w:rPr>
          <w:rFonts w:ascii="Times New Roman" w:eastAsia="Times New Roman" w:hAnsi="Times New Roman" w:cs="Times New Roman"/>
          <w:kern w:val="0"/>
          <w:sz w:val="24"/>
          <w:szCs w:val="24"/>
          <w:lang w:val="en-IN" w:eastAsia="en-IN"/>
          <w14:ligatures w14:val="none"/>
        </w:rPr>
      </w:pPr>
      <w:r w:rsidRPr="00F977C8">
        <w:rPr>
          <w:noProof/>
        </w:rPr>
        <w:lastRenderedPageBreak/>
        <w:drawing>
          <wp:inline distT="0" distB="0" distL="0" distR="0" wp14:anchorId="71030BEB" wp14:editId="034FCA96">
            <wp:extent cx="4541520" cy="1165860"/>
            <wp:effectExtent l="0" t="0" r="0" b="0"/>
            <wp:docPr id="1476256489" name="Picture 2" descr="A logo with a lightning bo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56489" name="Picture 2" descr="A logo with a lightning bol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41520" cy="1165860"/>
                    </a:xfrm>
                    <a:prstGeom prst="rect">
                      <a:avLst/>
                    </a:prstGeom>
                    <a:noFill/>
                    <a:ln>
                      <a:noFill/>
                    </a:ln>
                  </pic:spPr>
                </pic:pic>
              </a:graphicData>
            </a:graphic>
          </wp:inline>
        </w:drawing>
      </w:r>
    </w:p>
    <w:p w14:paraId="17D4B02A" w14:textId="77777777" w:rsidR="00F833D0" w:rsidRDefault="00F833D0" w:rsidP="003B0B0C"/>
    <w:p w14:paraId="55981994" w14:textId="120FC538" w:rsidR="00F833D0" w:rsidRDefault="00F833D0" w:rsidP="003B0B0C">
      <w:r>
        <w:t>The JSON output can be like below</w:t>
      </w:r>
      <w:r w:rsidR="00266E6D">
        <w:t>:</w:t>
      </w:r>
    </w:p>
    <w:p w14:paraId="63C631FC"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w:t>
      </w:r>
    </w:p>
    <w:p w14:paraId="45786DFC"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"ClinicName":"Rosewood Zaragosa Neighborhood Center",</w:t>
      </w:r>
    </w:p>
    <w:p w14:paraId="726DF7F0" w14:textId="1DDFB674"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xml:space="preserve">    “ClinicId”: “367”,</w:t>
      </w:r>
    </w:p>
    <w:p w14:paraId="3820236E"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"Address": "2800 Webberville Rd, Austin, TX 78702",</w:t>
      </w:r>
    </w:p>
    <w:p w14:paraId="43FC065B"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"PrimaryPhoneNumber": "512 972 6740",</w:t>
      </w:r>
    </w:p>
    <w:p w14:paraId="368CB144"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"AdditionalPhoneNumber": " ",</w:t>
      </w:r>
    </w:p>
    <w:p w14:paraId="4E79603C"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"Website": "http://www.austintexas.gov/department/rosewood-zaragosa-neighborhood-center",</w:t>
      </w:r>
    </w:p>
    <w:p w14:paraId="216DB22B"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"Location": "30.275837, -97.741196",</w:t>
      </w:r>
    </w:p>
    <w:p w14:paraId="0858E355"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"Workinghours":[</w:t>
      </w:r>
    </w:p>
    <w:p w14:paraId="5515E0D6"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t>
      </w:r>
    </w:p>
    <w:p w14:paraId="435F4AFB"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"WorkDay":"Monday",</w:t>
      </w:r>
    </w:p>
    <w:p w14:paraId="39CC65D6"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"IsClosed": false,</w:t>
      </w:r>
    </w:p>
    <w:p w14:paraId="716B96BC"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"OpenTime": "07:00 AM",</w:t>
      </w:r>
    </w:p>
    <w:p w14:paraId="47829BE3"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"CloseTime": "12:00 PM"</w:t>
      </w:r>
    </w:p>
    <w:p w14:paraId="78A33B63"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t>
      </w:r>
    </w:p>
    <w:p w14:paraId="292A42B2"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t>
      </w:r>
    </w:p>
    <w:p w14:paraId="554D78B6"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"WorkDay":"Monday",</w:t>
      </w:r>
    </w:p>
    <w:p w14:paraId="181CB3FD"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"IsClosed": false,</w:t>
      </w:r>
    </w:p>
    <w:p w14:paraId="2031AA88"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"OpenTime": "12:30 PM",</w:t>
      </w:r>
    </w:p>
    <w:p w14:paraId="2C67F109"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"CloseTime": "05:00 PM"</w:t>
      </w:r>
    </w:p>
    <w:p w14:paraId="2A96A0A4"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t>
      </w:r>
    </w:p>
    <w:p w14:paraId="6F9D7A28"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t>
      </w:r>
    </w:p>
    <w:p w14:paraId="076454C9"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"WorkDay":"TuesDay",</w:t>
      </w:r>
    </w:p>
    <w:p w14:paraId="2F154710"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"IsClosed": true,</w:t>
      </w:r>
    </w:p>
    <w:p w14:paraId="5E53F273"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"OpenTime": "",</w:t>
      </w:r>
    </w:p>
    <w:p w14:paraId="5589041C"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"CloseTime": ""</w:t>
      </w:r>
    </w:p>
    <w:p w14:paraId="046F9A51"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t>
      </w:r>
    </w:p>
    <w:p w14:paraId="487FB75E"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t>
      </w:r>
    </w:p>
    <w:p w14:paraId="66AA75DA"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"WorkDay":"Wednesday",</w:t>
      </w:r>
    </w:p>
    <w:p w14:paraId="34780AD5"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"IsClosed": false,</w:t>
      </w:r>
    </w:p>
    <w:p w14:paraId="7C4450A9"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"OpenTime": "07:00 AM",</w:t>
      </w:r>
    </w:p>
    <w:p w14:paraId="63D767F1"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"CloseTime": "12:00 PM"</w:t>
      </w:r>
    </w:p>
    <w:p w14:paraId="59BB6ED4"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t>
      </w:r>
    </w:p>
    <w:p w14:paraId="06979289"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t>
      </w:r>
    </w:p>
    <w:p w14:paraId="7FDD4B3C"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"WorkDay":"Wednesday",</w:t>
      </w:r>
    </w:p>
    <w:p w14:paraId="679C4936"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"IsClosed": false,</w:t>
      </w:r>
    </w:p>
    <w:p w14:paraId="71B185BD"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"OpenTime": "12:30 PM",</w:t>
      </w:r>
    </w:p>
    <w:p w14:paraId="42649DCB"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"CloseTime": "05:00 PM"</w:t>
      </w:r>
    </w:p>
    <w:p w14:paraId="29065195"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t>
      </w:r>
    </w:p>
    <w:p w14:paraId="72749CFD"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    ]</w:t>
      </w:r>
    </w:p>
    <w:p w14:paraId="7EB78A45" w14:textId="77777777" w:rsidR="00F833D0" w:rsidRPr="00964358" w:rsidRDefault="00F833D0" w:rsidP="00F833D0">
      <w:pPr>
        <w:pBdr>
          <w:top w:val="single" w:sz="4" w:space="1" w:color="auto"/>
          <w:left w:val="single" w:sz="4" w:space="4" w:color="auto"/>
          <w:bottom w:val="single" w:sz="4" w:space="1" w:color="auto"/>
          <w:right w:val="single" w:sz="4" w:space="4" w:color="auto"/>
        </w:pBdr>
        <w:shd w:val="clear" w:color="auto" w:fill="FBE4D5" w:themeFill="accent2" w:themeFillTint="33"/>
        <w:spacing w:after="0"/>
        <w:rPr>
          <w:sz w:val="16"/>
          <w:szCs w:val="16"/>
          <w:lang w:val="en-IN"/>
        </w:rPr>
      </w:pPr>
      <w:r w:rsidRPr="00964358">
        <w:rPr>
          <w:sz w:val="16"/>
          <w:szCs w:val="16"/>
          <w:lang w:val="en-IN"/>
        </w:rPr>
        <w:t>}</w:t>
      </w:r>
    </w:p>
    <w:p w14:paraId="47A89349" w14:textId="710CACD3" w:rsidR="00F833D0" w:rsidRDefault="00F833D0" w:rsidP="003B0B0C"/>
    <w:p w14:paraId="69CCFB67" w14:textId="77777777" w:rsidR="001478F6" w:rsidRDefault="001478F6" w:rsidP="000E4871">
      <w:pPr>
        <w:pStyle w:val="Heading2"/>
      </w:pPr>
      <w:bookmarkStart w:id="8" w:name="_Toc140522999"/>
      <w:r>
        <w:t>Google My Business Profile API</w:t>
      </w:r>
      <w:bookmarkEnd w:id="8"/>
    </w:p>
    <w:p w14:paraId="77D585D1" w14:textId="2FEF3D99" w:rsidR="001478F6" w:rsidRDefault="001478F6" w:rsidP="001478F6">
      <w:r w:rsidRPr="004F021B">
        <w:t>The Business Profile APIs provide</w:t>
      </w:r>
      <w:r w:rsidR="00266E6D">
        <w:t>s</w:t>
      </w:r>
      <w:r w:rsidRPr="004F021B">
        <w:t xml:space="preserve"> an interface to manage business location information on Google. The APIs use a federated model that includes separate endpoints for different functionality</w:t>
      </w:r>
      <w:r>
        <w:t xml:space="preserve"> (</w:t>
      </w:r>
      <w:hyperlink r:id="rId17" w:history="1">
        <w:r w:rsidRPr="005A3F60">
          <w:rPr>
            <w:rStyle w:val="Hyperlink"/>
          </w:rPr>
          <w:t>https://developers.google.com/my-business/ref_overview</w:t>
        </w:r>
      </w:hyperlink>
      <w:r>
        <w:t>) .</w:t>
      </w:r>
    </w:p>
    <w:p w14:paraId="557B963D" w14:textId="77777777" w:rsidR="001478F6" w:rsidRDefault="001478F6" w:rsidP="001478F6">
      <w:pPr>
        <w:pStyle w:val="ListParagraph"/>
        <w:numPr>
          <w:ilvl w:val="0"/>
          <w:numId w:val="1"/>
        </w:numPr>
      </w:pPr>
      <w:r w:rsidRPr="004F021B">
        <w:t>Account Management API</w:t>
      </w:r>
    </w:p>
    <w:p w14:paraId="013F90FC" w14:textId="77777777" w:rsidR="001478F6" w:rsidRDefault="001478F6" w:rsidP="001478F6">
      <w:pPr>
        <w:pStyle w:val="ListParagraph"/>
        <w:numPr>
          <w:ilvl w:val="0"/>
          <w:numId w:val="1"/>
        </w:numPr>
      </w:pPr>
      <w:r w:rsidRPr="004F021B">
        <w:t>Business Calls API</w:t>
      </w:r>
    </w:p>
    <w:p w14:paraId="7EA9B975" w14:textId="77777777" w:rsidR="001478F6" w:rsidRDefault="001478F6" w:rsidP="001478F6">
      <w:pPr>
        <w:pStyle w:val="ListParagraph"/>
        <w:numPr>
          <w:ilvl w:val="0"/>
          <w:numId w:val="1"/>
        </w:numPr>
      </w:pPr>
      <w:r w:rsidRPr="004F021B">
        <w:lastRenderedPageBreak/>
        <w:t>Lodging API</w:t>
      </w:r>
    </w:p>
    <w:p w14:paraId="503CBA43" w14:textId="77777777" w:rsidR="001478F6" w:rsidRDefault="001478F6" w:rsidP="001478F6">
      <w:pPr>
        <w:pStyle w:val="ListParagraph"/>
        <w:numPr>
          <w:ilvl w:val="0"/>
          <w:numId w:val="1"/>
        </w:numPr>
      </w:pPr>
      <w:r w:rsidRPr="004F021B">
        <w:t>Place Actions API</w:t>
      </w:r>
    </w:p>
    <w:p w14:paraId="44C26BFD" w14:textId="77777777" w:rsidR="001478F6" w:rsidRDefault="001478F6" w:rsidP="001478F6">
      <w:pPr>
        <w:pStyle w:val="ListParagraph"/>
        <w:numPr>
          <w:ilvl w:val="0"/>
          <w:numId w:val="1"/>
        </w:numPr>
      </w:pPr>
      <w:r w:rsidRPr="004F021B">
        <w:t>Notifications API</w:t>
      </w:r>
    </w:p>
    <w:p w14:paraId="71B5A5F8" w14:textId="77777777" w:rsidR="001478F6" w:rsidRDefault="001478F6" w:rsidP="001478F6">
      <w:pPr>
        <w:pStyle w:val="ListParagraph"/>
        <w:numPr>
          <w:ilvl w:val="0"/>
          <w:numId w:val="1"/>
        </w:numPr>
      </w:pPr>
      <w:r w:rsidRPr="004F021B">
        <w:t>Verifications API</w:t>
      </w:r>
    </w:p>
    <w:p w14:paraId="60AD0BDC" w14:textId="77777777" w:rsidR="001478F6" w:rsidRDefault="001478F6" w:rsidP="001478F6">
      <w:pPr>
        <w:pStyle w:val="ListParagraph"/>
        <w:numPr>
          <w:ilvl w:val="0"/>
          <w:numId w:val="1"/>
        </w:numPr>
      </w:pPr>
      <w:r w:rsidRPr="004F021B">
        <w:t>Business Information API</w:t>
      </w:r>
    </w:p>
    <w:p w14:paraId="69ACDEFF" w14:textId="77777777" w:rsidR="001478F6" w:rsidRDefault="001478F6" w:rsidP="001478F6">
      <w:pPr>
        <w:pStyle w:val="ListParagraph"/>
        <w:numPr>
          <w:ilvl w:val="0"/>
          <w:numId w:val="1"/>
        </w:numPr>
      </w:pPr>
      <w:r w:rsidRPr="004F021B">
        <w:t>Q&amp;A API</w:t>
      </w:r>
    </w:p>
    <w:p w14:paraId="27F3C1F1" w14:textId="77777777" w:rsidR="001478F6" w:rsidRDefault="001478F6" w:rsidP="001478F6">
      <w:pPr>
        <w:pStyle w:val="ListParagraph"/>
        <w:numPr>
          <w:ilvl w:val="0"/>
          <w:numId w:val="1"/>
        </w:numPr>
      </w:pPr>
      <w:r w:rsidRPr="004F021B">
        <w:t>Business Profile Performance API</w:t>
      </w:r>
    </w:p>
    <w:p w14:paraId="4D640434" w14:textId="77777777" w:rsidR="001478F6" w:rsidRDefault="001478F6" w:rsidP="001478F6">
      <w:r>
        <w:t xml:space="preserve">For our purpose, we need only “Account Management API” and “Business Information API”. </w:t>
      </w:r>
    </w:p>
    <w:p w14:paraId="11022DF0" w14:textId="590831EC" w:rsidR="001478F6" w:rsidRPr="00EF7CF4" w:rsidRDefault="001478F6" w:rsidP="000E4871">
      <w:pPr>
        <w:pStyle w:val="Heading3"/>
        <w:rPr>
          <w:b/>
          <w:bCs/>
        </w:rPr>
      </w:pPr>
      <w:bookmarkStart w:id="9" w:name="_Toc140523000"/>
      <w:r w:rsidRPr="00EF7CF4">
        <w:rPr>
          <w:b/>
          <w:bCs/>
        </w:rPr>
        <w:t>Prerequisites</w:t>
      </w:r>
      <w:bookmarkEnd w:id="9"/>
      <w:r w:rsidR="00266E6D" w:rsidRPr="00EF7CF4">
        <w:rPr>
          <w:b/>
          <w:bCs/>
        </w:rPr>
        <w:t xml:space="preserve"> needed for successful integration.</w:t>
      </w:r>
    </w:p>
    <w:p w14:paraId="1BA90B02" w14:textId="6A05525B" w:rsidR="001478F6" w:rsidRDefault="001478F6" w:rsidP="001478F6">
      <w:pPr>
        <w:pStyle w:val="ListParagraph"/>
        <w:numPr>
          <w:ilvl w:val="0"/>
          <w:numId w:val="2"/>
        </w:numPr>
      </w:pPr>
      <w:r>
        <w:t xml:space="preserve">Need </w:t>
      </w:r>
      <w:r w:rsidR="00266E6D">
        <w:t xml:space="preserve">a valid </w:t>
      </w:r>
      <w:r>
        <w:t>Google Account</w:t>
      </w:r>
    </w:p>
    <w:p w14:paraId="3F1815C2" w14:textId="26764EAF" w:rsidR="001478F6" w:rsidRDefault="001478F6" w:rsidP="001478F6">
      <w:pPr>
        <w:pStyle w:val="ListParagraph"/>
        <w:numPr>
          <w:ilvl w:val="0"/>
          <w:numId w:val="2"/>
        </w:numPr>
      </w:pPr>
      <w:r>
        <w:t xml:space="preserve">Business Profile </w:t>
      </w:r>
      <w:r w:rsidR="00266E6D">
        <w:t xml:space="preserve">should  be </w:t>
      </w:r>
      <w:r>
        <w:t>created and google account should be linked to the business Profile</w:t>
      </w:r>
    </w:p>
    <w:p w14:paraId="1A0778A3" w14:textId="77777777" w:rsidR="001478F6" w:rsidRDefault="001478F6" w:rsidP="001478F6">
      <w:pPr>
        <w:pStyle w:val="ListParagraph"/>
        <w:numPr>
          <w:ilvl w:val="0"/>
          <w:numId w:val="2"/>
        </w:numPr>
      </w:pPr>
      <w:r>
        <w:t>Create Project in Google API Console (</w:t>
      </w:r>
      <w:hyperlink r:id="rId18" w:history="1">
        <w:r w:rsidRPr="005A3F60">
          <w:rPr>
            <w:rStyle w:val="Hyperlink"/>
          </w:rPr>
          <w:t>https://console.developers.google.com/project</w:t>
        </w:r>
      </w:hyperlink>
      <w:r>
        <w:t>)</w:t>
      </w:r>
    </w:p>
    <w:p w14:paraId="2BABD1CB" w14:textId="77777777" w:rsidR="001478F6" w:rsidRDefault="001478F6" w:rsidP="001478F6">
      <w:pPr>
        <w:pStyle w:val="ListParagraph"/>
        <w:numPr>
          <w:ilvl w:val="0"/>
          <w:numId w:val="2"/>
        </w:numPr>
      </w:pPr>
      <w:r>
        <w:t>Request Access to API (</w:t>
      </w:r>
      <w:hyperlink r:id="rId19" w:history="1">
        <w:r w:rsidRPr="005A3F60">
          <w:rPr>
            <w:rStyle w:val="Hyperlink"/>
          </w:rPr>
          <w:t>https://docs.google.com/forms/d/1XTQc-QEjsE7YrgstyJxbFDnwmhUhBFFvpNJBw3VzuuE/viewform</w:t>
        </w:r>
      </w:hyperlink>
      <w:r>
        <w:t xml:space="preserve"> ) </w:t>
      </w:r>
    </w:p>
    <w:p w14:paraId="799C24A5" w14:textId="791DE043" w:rsidR="001478F6" w:rsidRDefault="001478F6" w:rsidP="001478F6">
      <w:pPr>
        <w:pStyle w:val="ListParagraph"/>
        <w:numPr>
          <w:ilvl w:val="0"/>
          <w:numId w:val="2"/>
        </w:numPr>
      </w:pPr>
      <w:r>
        <w:t>Enable API: The following API should be enable</w:t>
      </w:r>
      <w:r w:rsidR="00266E6D">
        <w:t>d</w:t>
      </w:r>
      <w:r>
        <w:t xml:space="preserve"> for the profile from library</w:t>
      </w:r>
    </w:p>
    <w:p w14:paraId="7636CE37" w14:textId="77777777" w:rsidR="001478F6" w:rsidRDefault="001478F6" w:rsidP="001478F6">
      <w:pPr>
        <w:pStyle w:val="ListParagraph"/>
        <w:numPr>
          <w:ilvl w:val="1"/>
          <w:numId w:val="2"/>
        </w:numPr>
      </w:pPr>
      <w:r w:rsidRPr="003B0B0C">
        <w:t>My Business Account Management API</w:t>
      </w:r>
    </w:p>
    <w:p w14:paraId="2F9212FC" w14:textId="247B2E8B" w:rsidR="001478F6" w:rsidRDefault="001478F6" w:rsidP="001478F6">
      <w:pPr>
        <w:pStyle w:val="ListParagraph"/>
        <w:numPr>
          <w:ilvl w:val="1"/>
          <w:numId w:val="2"/>
        </w:numPr>
      </w:pPr>
      <w:r w:rsidRPr="003B0B0C">
        <w:t>My Business Information API</w:t>
      </w:r>
    </w:p>
    <w:p w14:paraId="11EF22E5" w14:textId="77777777" w:rsidR="001478F6" w:rsidRDefault="001478F6" w:rsidP="001478F6">
      <w:r>
        <w:t xml:space="preserve">Note: </w:t>
      </w:r>
    </w:p>
    <w:p w14:paraId="1E1A5A66" w14:textId="77777777" w:rsidR="001478F6" w:rsidRPr="00EF7CF4" w:rsidRDefault="001478F6" w:rsidP="000E4871">
      <w:pPr>
        <w:pStyle w:val="Heading3"/>
        <w:rPr>
          <w:b/>
          <w:bCs/>
        </w:rPr>
      </w:pPr>
      <w:bookmarkStart w:id="10" w:name="_Toc140523001"/>
      <w:r w:rsidRPr="00EF7CF4">
        <w:rPr>
          <w:b/>
          <w:bCs/>
        </w:rPr>
        <w:t>OAuth Client ID</w:t>
      </w:r>
      <w:bookmarkEnd w:id="10"/>
      <w:r w:rsidRPr="00EF7CF4">
        <w:rPr>
          <w:b/>
          <w:bCs/>
        </w:rPr>
        <w:t xml:space="preserve"> </w:t>
      </w:r>
    </w:p>
    <w:p w14:paraId="740ABF29" w14:textId="77777777" w:rsidR="001478F6" w:rsidRDefault="001478F6" w:rsidP="001478F6">
      <w:r>
        <w:t>Application must sent OAuth 2.0 Token with any Business Profile API request to access data . oAuth 2.0 credential will be created from Google  API Console (</w:t>
      </w:r>
      <w:hyperlink r:id="rId20" w:history="1">
        <w:r w:rsidRPr="005A3F60">
          <w:rPr>
            <w:rStyle w:val="Hyperlink"/>
          </w:rPr>
          <w:t>https://console.developers.google.com/apis/credentials</w:t>
        </w:r>
      </w:hyperlink>
      <w:r>
        <w:t xml:space="preserve"> ) . Since we will use Azure Function to do the integration, check the below URL on how to configure Google Login with Azure Function</w:t>
      </w:r>
    </w:p>
    <w:p w14:paraId="5B548C5E" w14:textId="77777777" w:rsidR="001478F6" w:rsidRDefault="006715FF" w:rsidP="001478F6">
      <w:hyperlink r:id="rId21" w:history="1">
        <w:r w:rsidR="001478F6" w:rsidRPr="005A3F60">
          <w:rPr>
            <w:rStyle w:val="Hyperlink"/>
          </w:rPr>
          <w:t>https://www.dotnetmirror.com/articles/microsoft-azure/240/configure-google-login-on-your-azure-function-app-with-app-service-authentication</w:t>
        </w:r>
      </w:hyperlink>
    </w:p>
    <w:p w14:paraId="3F4C70EA" w14:textId="33CF5E0E" w:rsidR="00D85A2E" w:rsidRDefault="00B609E5" w:rsidP="00C44A2C">
      <w:pPr>
        <w:pStyle w:val="Heading2"/>
      </w:pPr>
      <w:bookmarkStart w:id="11" w:name="_Toc140523002"/>
      <w:r>
        <w:t>Challenges</w:t>
      </w:r>
      <w:bookmarkEnd w:id="11"/>
      <w:r>
        <w:t xml:space="preserve"> </w:t>
      </w:r>
    </w:p>
    <w:p w14:paraId="0E3FDF1A" w14:textId="07F8ED4F" w:rsidR="00B609E5" w:rsidRDefault="00B609E5" w:rsidP="00B609E5">
      <w:pPr>
        <w:pStyle w:val="ListParagraph"/>
        <w:numPr>
          <w:ilvl w:val="0"/>
          <w:numId w:val="6"/>
        </w:numPr>
      </w:pPr>
      <w:r>
        <w:t xml:space="preserve">Reading/updating of Google Location attributes are limited by ReadMask/UpdateMask </w:t>
      </w:r>
      <w:r w:rsidR="00266E6D">
        <w:t>,</w:t>
      </w:r>
      <w:r>
        <w:t xml:space="preserve"> So </w:t>
      </w:r>
      <w:r w:rsidR="00266E6D">
        <w:t>w</w:t>
      </w:r>
      <w:r>
        <w:t xml:space="preserve">e can update the any attributes of Location of change in value of Clinic . UpdateMask to be generated dynamically based on attribute changed in Clinic. </w:t>
      </w:r>
    </w:p>
    <w:p w14:paraId="1187182D" w14:textId="7679E946" w:rsidR="00B609E5" w:rsidRDefault="00B609E5" w:rsidP="00B609E5">
      <w:pPr>
        <w:pStyle w:val="ListParagraph"/>
        <w:numPr>
          <w:ilvl w:val="0"/>
          <w:numId w:val="6"/>
        </w:numPr>
      </w:pPr>
      <w:r>
        <w:t xml:space="preserve">In Google Location, </w:t>
      </w:r>
      <w:r w:rsidR="00C44A2C">
        <w:t>Working Hours and Holidays/Adhoc changes are defined separately. But In CRM , we can schedule for a specific period like one week which will have regular workhour, Holiday and Ad-hoc work hours . So convert</w:t>
      </w:r>
      <w:r w:rsidR="00266E6D">
        <w:t>ing</w:t>
      </w:r>
      <w:r w:rsidR="00C44A2C">
        <w:t xml:space="preserve"> to </w:t>
      </w:r>
      <w:r w:rsidR="00266E6D">
        <w:t xml:space="preserve">the </w:t>
      </w:r>
      <w:r w:rsidR="00C44A2C">
        <w:t xml:space="preserve">format of Google location will be challenging . </w:t>
      </w:r>
    </w:p>
    <w:p w14:paraId="46FD2B6C" w14:textId="77777777" w:rsidR="00D85A2E" w:rsidRDefault="00D85A2E" w:rsidP="001478F6"/>
    <w:sectPr w:rsidR="00D85A2E" w:rsidSect="009D723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D7E19"/>
    <w:multiLevelType w:val="hybridMultilevel"/>
    <w:tmpl w:val="363CE4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8A7BCC"/>
    <w:multiLevelType w:val="hybridMultilevel"/>
    <w:tmpl w:val="4DBCA9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2E254E"/>
    <w:multiLevelType w:val="hybridMultilevel"/>
    <w:tmpl w:val="07E2D2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2D1622"/>
    <w:multiLevelType w:val="hybridMultilevel"/>
    <w:tmpl w:val="A7922E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AB9087C"/>
    <w:multiLevelType w:val="hybridMultilevel"/>
    <w:tmpl w:val="10422C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89F2F6F"/>
    <w:multiLevelType w:val="hybridMultilevel"/>
    <w:tmpl w:val="4F224AB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7455609">
    <w:abstractNumId w:val="3"/>
  </w:num>
  <w:num w:numId="2" w16cid:durableId="1886485065">
    <w:abstractNumId w:val="5"/>
  </w:num>
  <w:num w:numId="3" w16cid:durableId="206068305">
    <w:abstractNumId w:val="0"/>
  </w:num>
  <w:num w:numId="4" w16cid:durableId="1327517835">
    <w:abstractNumId w:val="1"/>
  </w:num>
  <w:num w:numId="5" w16cid:durableId="2123648508">
    <w:abstractNumId w:val="4"/>
  </w:num>
  <w:num w:numId="6" w16cid:durableId="68737126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krant Patnaik">
    <w15:presenceInfo w15:providerId="AD" w15:userId="S::vipatnai@microsoft.com::c1cc4b78-4e9a-43b7-814e-193aaca393a4"/>
  </w15:person>
  <w15:person w15:author="Amar Singh">
    <w15:presenceInfo w15:providerId="AD" w15:userId="S::amarsingh@microsoft.com::29812344-4818-43d6-b337-97f06dd45f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230"/>
    <w:rsid w:val="00057D8C"/>
    <w:rsid w:val="000E4871"/>
    <w:rsid w:val="001478F6"/>
    <w:rsid w:val="00193998"/>
    <w:rsid w:val="00212E6B"/>
    <w:rsid w:val="0025502D"/>
    <w:rsid w:val="00266E6D"/>
    <w:rsid w:val="002B42AF"/>
    <w:rsid w:val="003B0B0C"/>
    <w:rsid w:val="003E1EA7"/>
    <w:rsid w:val="00413C8D"/>
    <w:rsid w:val="0045075D"/>
    <w:rsid w:val="004F021B"/>
    <w:rsid w:val="00534830"/>
    <w:rsid w:val="005B5459"/>
    <w:rsid w:val="00631933"/>
    <w:rsid w:val="006715FF"/>
    <w:rsid w:val="007B04EA"/>
    <w:rsid w:val="008165C3"/>
    <w:rsid w:val="00861CFA"/>
    <w:rsid w:val="008646D7"/>
    <w:rsid w:val="00881AF9"/>
    <w:rsid w:val="008B401C"/>
    <w:rsid w:val="008E169E"/>
    <w:rsid w:val="00964358"/>
    <w:rsid w:val="009A6391"/>
    <w:rsid w:val="009D7230"/>
    <w:rsid w:val="00A50C87"/>
    <w:rsid w:val="00A65FB0"/>
    <w:rsid w:val="00AB1909"/>
    <w:rsid w:val="00AC3401"/>
    <w:rsid w:val="00AE6CDF"/>
    <w:rsid w:val="00AF3576"/>
    <w:rsid w:val="00B034FE"/>
    <w:rsid w:val="00B609E5"/>
    <w:rsid w:val="00C44A2C"/>
    <w:rsid w:val="00C60A56"/>
    <w:rsid w:val="00D203C9"/>
    <w:rsid w:val="00D668AD"/>
    <w:rsid w:val="00D7652E"/>
    <w:rsid w:val="00D85A2E"/>
    <w:rsid w:val="00EF7CF4"/>
    <w:rsid w:val="00F56CED"/>
    <w:rsid w:val="00F833D0"/>
    <w:rsid w:val="00F977C8"/>
    <w:rsid w:val="00FE6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38CC2"/>
  <w15:chartTrackingRefBased/>
  <w15:docId w15:val="{75E4F0F5-2FC5-4AA6-AE6A-80C8A3B54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61C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48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48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D7230"/>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9D7230"/>
    <w:rPr>
      <w:rFonts w:eastAsiaTheme="minorEastAsia"/>
      <w:kern w:val="0"/>
      <w:lang w:val="en-US"/>
    </w:rPr>
  </w:style>
  <w:style w:type="character" w:styleId="Hyperlink">
    <w:name w:val="Hyperlink"/>
    <w:basedOn w:val="DefaultParagraphFont"/>
    <w:uiPriority w:val="99"/>
    <w:unhideWhenUsed/>
    <w:rsid w:val="004F021B"/>
    <w:rPr>
      <w:color w:val="0563C1" w:themeColor="hyperlink"/>
      <w:u w:val="single"/>
    </w:rPr>
  </w:style>
  <w:style w:type="character" w:styleId="UnresolvedMention">
    <w:name w:val="Unresolved Mention"/>
    <w:basedOn w:val="DefaultParagraphFont"/>
    <w:uiPriority w:val="99"/>
    <w:semiHidden/>
    <w:unhideWhenUsed/>
    <w:rsid w:val="004F021B"/>
    <w:rPr>
      <w:color w:val="605E5C"/>
      <w:shd w:val="clear" w:color="auto" w:fill="E1DFDD"/>
    </w:rPr>
  </w:style>
  <w:style w:type="paragraph" w:styleId="ListParagraph">
    <w:name w:val="List Paragraph"/>
    <w:basedOn w:val="Normal"/>
    <w:uiPriority w:val="34"/>
    <w:qFormat/>
    <w:rsid w:val="004F021B"/>
    <w:pPr>
      <w:ind w:left="720"/>
      <w:contextualSpacing/>
    </w:pPr>
  </w:style>
  <w:style w:type="character" w:customStyle="1" w:styleId="Heading2Char">
    <w:name w:val="Heading 2 Char"/>
    <w:basedOn w:val="DefaultParagraphFont"/>
    <w:link w:val="Heading2"/>
    <w:uiPriority w:val="9"/>
    <w:rsid w:val="000E4871"/>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0E4871"/>
    <w:rPr>
      <w:rFonts w:asciiTheme="majorHAnsi" w:eastAsiaTheme="majorEastAsia" w:hAnsiTheme="majorHAnsi" w:cstheme="majorBidi"/>
      <w:color w:val="1F3763" w:themeColor="accent1" w:themeShade="7F"/>
      <w:sz w:val="24"/>
      <w:szCs w:val="24"/>
      <w:lang w:val="en-US"/>
    </w:rPr>
  </w:style>
  <w:style w:type="character" w:customStyle="1" w:styleId="Heading1Char">
    <w:name w:val="Heading 1 Char"/>
    <w:basedOn w:val="DefaultParagraphFont"/>
    <w:link w:val="Heading1"/>
    <w:uiPriority w:val="9"/>
    <w:rsid w:val="00861CFA"/>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861CFA"/>
    <w:pPr>
      <w:outlineLvl w:val="9"/>
    </w:pPr>
    <w:rPr>
      <w:kern w:val="0"/>
      <w14:ligatures w14:val="none"/>
    </w:rPr>
  </w:style>
  <w:style w:type="paragraph" w:styleId="TOC2">
    <w:name w:val="toc 2"/>
    <w:basedOn w:val="Normal"/>
    <w:next w:val="Normal"/>
    <w:autoRedefine/>
    <w:uiPriority w:val="39"/>
    <w:unhideWhenUsed/>
    <w:rsid w:val="00861CFA"/>
    <w:pPr>
      <w:spacing w:after="100"/>
      <w:ind w:left="220"/>
    </w:pPr>
  </w:style>
  <w:style w:type="paragraph" w:styleId="TOC3">
    <w:name w:val="toc 3"/>
    <w:basedOn w:val="Normal"/>
    <w:next w:val="Normal"/>
    <w:autoRedefine/>
    <w:uiPriority w:val="39"/>
    <w:unhideWhenUsed/>
    <w:rsid w:val="00861CFA"/>
    <w:pPr>
      <w:spacing w:after="100"/>
      <w:ind w:left="440"/>
    </w:pPr>
  </w:style>
  <w:style w:type="paragraph" w:styleId="Revision">
    <w:name w:val="Revision"/>
    <w:hidden/>
    <w:uiPriority w:val="99"/>
    <w:semiHidden/>
    <w:rsid w:val="00FE6127"/>
    <w:pPr>
      <w:spacing w:after="0" w:line="240" w:lineRule="auto"/>
    </w:pPr>
    <w:rPr>
      <w:lang w:val="en-US"/>
    </w:rPr>
  </w:style>
  <w:style w:type="character" w:styleId="CommentReference">
    <w:name w:val="annotation reference"/>
    <w:basedOn w:val="DefaultParagraphFont"/>
    <w:uiPriority w:val="99"/>
    <w:semiHidden/>
    <w:unhideWhenUsed/>
    <w:rsid w:val="007B04EA"/>
    <w:rPr>
      <w:sz w:val="16"/>
      <w:szCs w:val="16"/>
    </w:rPr>
  </w:style>
  <w:style w:type="paragraph" w:styleId="CommentText">
    <w:name w:val="annotation text"/>
    <w:basedOn w:val="Normal"/>
    <w:link w:val="CommentTextChar"/>
    <w:uiPriority w:val="99"/>
    <w:unhideWhenUsed/>
    <w:rsid w:val="007B04EA"/>
    <w:pPr>
      <w:spacing w:line="240" w:lineRule="auto"/>
    </w:pPr>
    <w:rPr>
      <w:sz w:val="20"/>
      <w:szCs w:val="20"/>
    </w:rPr>
  </w:style>
  <w:style w:type="character" w:customStyle="1" w:styleId="CommentTextChar">
    <w:name w:val="Comment Text Char"/>
    <w:basedOn w:val="DefaultParagraphFont"/>
    <w:link w:val="CommentText"/>
    <w:uiPriority w:val="99"/>
    <w:rsid w:val="007B04EA"/>
    <w:rPr>
      <w:sz w:val="20"/>
      <w:szCs w:val="20"/>
      <w:lang w:val="en-US"/>
    </w:rPr>
  </w:style>
  <w:style w:type="paragraph" w:styleId="CommentSubject">
    <w:name w:val="annotation subject"/>
    <w:basedOn w:val="CommentText"/>
    <w:next w:val="CommentText"/>
    <w:link w:val="CommentSubjectChar"/>
    <w:uiPriority w:val="99"/>
    <w:semiHidden/>
    <w:unhideWhenUsed/>
    <w:rsid w:val="007B04EA"/>
    <w:rPr>
      <w:b/>
      <w:bCs/>
    </w:rPr>
  </w:style>
  <w:style w:type="character" w:customStyle="1" w:styleId="CommentSubjectChar">
    <w:name w:val="Comment Subject Char"/>
    <w:basedOn w:val="CommentTextChar"/>
    <w:link w:val="CommentSubject"/>
    <w:uiPriority w:val="99"/>
    <w:semiHidden/>
    <w:rsid w:val="007B04EA"/>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624865">
      <w:bodyDiv w:val="1"/>
      <w:marLeft w:val="0"/>
      <w:marRight w:val="0"/>
      <w:marTop w:val="0"/>
      <w:marBottom w:val="0"/>
      <w:divBdr>
        <w:top w:val="none" w:sz="0" w:space="0" w:color="auto"/>
        <w:left w:val="none" w:sz="0" w:space="0" w:color="auto"/>
        <w:bottom w:val="none" w:sz="0" w:space="0" w:color="auto"/>
        <w:right w:val="none" w:sz="0" w:space="0" w:color="auto"/>
      </w:divBdr>
      <w:divsChild>
        <w:div w:id="1890871160">
          <w:marLeft w:val="0"/>
          <w:marRight w:val="0"/>
          <w:marTop w:val="0"/>
          <w:marBottom w:val="0"/>
          <w:divBdr>
            <w:top w:val="none" w:sz="0" w:space="0" w:color="auto"/>
            <w:left w:val="none" w:sz="0" w:space="0" w:color="auto"/>
            <w:bottom w:val="none" w:sz="0" w:space="0" w:color="auto"/>
            <w:right w:val="none" w:sz="0" w:space="0" w:color="auto"/>
          </w:divBdr>
        </w:div>
      </w:divsChild>
    </w:div>
    <w:div w:id="400173861">
      <w:bodyDiv w:val="1"/>
      <w:marLeft w:val="0"/>
      <w:marRight w:val="0"/>
      <w:marTop w:val="0"/>
      <w:marBottom w:val="0"/>
      <w:divBdr>
        <w:top w:val="none" w:sz="0" w:space="0" w:color="auto"/>
        <w:left w:val="none" w:sz="0" w:space="0" w:color="auto"/>
        <w:bottom w:val="none" w:sz="0" w:space="0" w:color="auto"/>
        <w:right w:val="none" w:sz="0" w:space="0" w:color="auto"/>
      </w:divBdr>
      <w:divsChild>
        <w:div w:id="2094815405">
          <w:marLeft w:val="0"/>
          <w:marRight w:val="0"/>
          <w:marTop w:val="0"/>
          <w:marBottom w:val="0"/>
          <w:divBdr>
            <w:top w:val="none" w:sz="0" w:space="0" w:color="auto"/>
            <w:left w:val="none" w:sz="0" w:space="0" w:color="auto"/>
            <w:bottom w:val="none" w:sz="0" w:space="0" w:color="auto"/>
            <w:right w:val="none" w:sz="0" w:space="0" w:color="auto"/>
          </w:divBdr>
          <w:divsChild>
            <w:div w:id="1420951917">
              <w:marLeft w:val="0"/>
              <w:marRight w:val="0"/>
              <w:marTop w:val="0"/>
              <w:marBottom w:val="0"/>
              <w:divBdr>
                <w:top w:val="none" w:sz="0" w:space="0" w:color="auto"/>
                <w:left w:val="none" w:sz="0" w:space="0" w:color="auto"/>
                <w:bottom w:val="none" w:sz="0" w:space="0" w:color="auto"/>
                <w:right w:val="none" w:sz="0" w:space="0" w:color="auto"/>
              </w:divBdr>
            </w:div>
            <w:div w:id="1169255741">
              <w:marLeft w:val="0"/>
              <w:marRight w:val="0"/>
              <w:marTop w:val="0"/>
              <w:marBottom w:val="0"/>
              <w:divBdr>
                <w:top w:val="none" w:sz="0" w:space="0" w:color="auto"/>
                <w:left w:val="none" w:sz="0" w:space="0" w:color="auto"/>
                <w:bottom w:val="none" w:sz="0" w:space="0" w:color="auto"/>
                <w:right w:val="none" w:sz="0" w:space="0" w:color="auto"/>
              </w:divBdr>
            </w:div>
            <w:div w:id="1763644910">
              <w:marLeft w:val="0"/>
              <w:marRight w:val="0"/>
              <w:marTop w:val="0"/>
              <w:marBottom w:val="0"/>
              <w:divBdr>
                <w:top w:val="none" w:sz="0" w:space="0" w:color="auto"/>
                <w:left w:val="none" w:sz="0" w:space="0" w:color="auto"/>
                <w:bottom w:val="none" w:sz="0" w:space="0" w:color="auto"/>
                <w:right w:val="none" w:sz="0" w:space="0" w:color="auto"/>
              </w:divBdr>
            </w:div>
            <w:div w:id="1618247584">
              <w:marLeft w:val="0"/>
              <w:marRight w:val="0"/>
              <w:marTop w:val="0"/>
              <w:marBottom w:val="0"/>
              <w:divBdr>
                <w:top w:val="none" w:sz="0" w:space="0" w:color="auto"/>
                <w:left w:val="none" w:sz="0" w:space="0" w:color="auto"/>
                <w:bottom w:val="none" w:sz="0" w:space="0" w:color="auto"/>
                <w:right w:val="none" w:sz="0" w:space="0" w:color="auto"/>
              </w:divBdr>
            </w:div>
            <w:div w:id="1236815048">
              <w:marLeft w:val="0"/>
              <w:marRight w:val="0"/>
              <w:marTop w:val="0"/>
              <w:marBottom w:val="0"/>
              <w:divBdr>
                <w:top w:val="none" w:sz="0" w:space="0" w:color="auto"/>
                <w:left w:val="none" w:sz="0" w:space="0" w:color="auto"/>
                <w:bottom w:val="none" w:sz="0" w:space="0" w:color="auto"/>
                <w:right w:val="none" w:sz="0" w:space="0" w:color="auto"/>
              </w:divBdr>
            </w:div>
            <w:div w:id="883255239">
              <w:marLeft w:val="0"/>
              <w:marRight w:val="0"/>
              <w:marTop w:val="0"/>
              <w:marBottom w:val="0"/>
              <w:divBdr>
                <w:top w:val="none" w:sz="0" w:space="0" w:color="auto"/>
                <w:left w:val="none" w:sz="0" w:space="0" w:color="auto"/>
                <w:bottom w:val="none" w:sz="0" w:space="0" w:color="auto"/>
                <w:right w:val="none" w:sz="0" w:space="0" w:color="auto"/>
              </w:divBdr>
            </w:div>
            <w:div w:id="1787696745">
              <w:marLeft w:val="0"/>
              <w:marRight w:val="0"/>
              <w:marTop w:val="0"/>
              <w:marBottom w:val="0"/>
              <w:divBdr>
                <w:top w:val="none" w:sz="0" w:space="0" w:color="auto"/>
                <w:left w:val="none" w:sz="0" w:space="0" w:color="auto"/>
                <w:bottom w:val="none" w:sz="0" w:space="0" w:color="auto"/>
                <w:right w:val="none" w:sz="0" w:space="0" w:color="auto"/>
              </w:divBdr>
            </w:div>
            <w:div w:id="1531185426">
              <w:marLeft w:val="0"/>
              <w:marRight w:val="0"/>
              <w:marTop w:val="0"/>
              <w:marBottom w:val="0"/>
              <w:divBdr>
                <w:top w:val="none" w:sz="0" w:space="0" w:color="auto"/>
                <w:left w:val="none" w:sz="0" w:space="0" w:color="auto"/>
                <w:bottom w:val="none" w:sz="0" w:space="0" w:color="auto"/>
                <w:right w:val="none" w:sz="0" w:space="0" w:color="auto"/>
              </w:divBdr>
            </w:div>
            <w:div w:id="2110081483">
              <w:marLeft w:val="0"/>
              <w:marRight w:val="0"/>
              <w:marTop w:val="0"/>
              <w:marBottom w:val="0"/>
              <w:divBdr>
                <w:top w:val="none" w:sz="0" w:space="0" w:color="auto"/>
                <w:left w:val="none" w:sz="0" w:space="0" w:color="auto"/>
                <w:bottom w:val="none" w:sz="0" w:space="0" w:color="auto"/>
                <w:right w:val="none" w:sz="0" w:space="0" w:color="auto"/>
              </w:divBdr>
            </w:div>
            <w:div w:id="298001923">
              <w:marLeft w:val="0"/>
              <w:marRight w:val="0"/>
              <w:marTop w:val="0"/>
              <w:marBottom w:val="0"/>
              <w:divBdr>
                <w:top w:val="none" w:sz="0" w:space="0" w:color="auto"/>
                <w:left w:val="none" w:sz="0" w:space="0" w:color="auto"/>
                <w:bottom w:val="none" w:sz="0" w:space="0" w:color="auto"/>
                <w:right w:val="none" w:sz="0" w:space="0" w:color="auto"/>
              </w:divBdr>
            </w:div>
            <w:div w:id="1447963300">
              <w:marLeft w:val="0"/>
              <w:marRight w:val="0"/>
              <w:marTop w:val="0"/>
              <w:marBottom w:val="0"/>
              <w:divBdr>
                <w:top w:val="none" w:sz="0" w:space="0" w:color="auto"/>
                <w:left w:val="none" w:sz="0" w:space="0" w:color="auto"/>
                <w:bottom w:val="none" w:sz="0" w:space="0" w:color="auto"/>
                <w:right w:val="none" w:sz="0" w:space="0" w:color="auto"/>
              </w:divBdr>
            </w:div>
            <w:div w:id="1891990060">
              <w:marLeft w:val="0"/>
              <w:marRight w:val="0"/>
              <w:marTop w:val="0"/>
              <w:marBottom w:val="0"/>
              <w:divBdr>
                <w:top w:val="none" w:sz="0" w:space="0" w:color="auto"/>
                <w:left w:val="none" w:sz="0" w:space="0" w:color="auto"/>
                <w:bottom w:val="none" w:sz="0" w:space="0" w:color="auto"/>
                <w:right w:val="none" w:sz="0" w:space="0" w:color="auto"/>
              </w:divBdr>
            </w:div>
            <w:div w:id="475343946">
              <w:marLeft w:val="0"/>
              <w:marRight w:val="0"/>
              <w:marTop w:val="0"/>
              <w:marBottom w:val="0"/>
              <w:divBdr>
                <w:top w:val="none" w:sz="0" w:space="0" w:color="auto"/>
                <w:left w:val="none" w:sz="0" w:space="0" w:color="auto"/>
                <w:bottom w:val="none" w:sz="0" w:space="0" w:color="auto"/>
                <w:right w:val="none" w:sz="0" w:space="0" w:color="auto"/>
              </w:divBdr>
            </w:div>
            <w:div w:id="423959695">
              <w:marLeft w:val="0"/>
              <w:marRight w:val="0"/>
              <w:marTop w:val="0"/>
              <w:marBottom w:val="0"/>
              <w:divBdr>
                <w:top w:val="none" w:sz="0" w:space="0" w:color="auto"/>
                <w:left w:val="none" w:sz="0" w:space="0" w:color="auto"/>
                <w:bottom w:val="none" w:sz="0" w:space="0" w:color="auto"/>
                <w:right w:val="none" w:sz="0" w:space="0" w:color="auto"/>
              </w:divBdr>
            </w:div>
            <w:div w:id="753013128">
              <w:marLeft w:val="0"/>
              <w:marRight w:val="0"/>
              <w:marTop w:val="0"/>
              <w:marBottom w:val="0"/>
              <w:divBdr>
                <w:top w:val="none" w:sz="0" w:space="0" w:color="auto"/>
                <w:left w:val="none" w:sz="0" w:space="0" w:color="auto"/>
                <w:bottom w:val="none" w:sz="0" w:space="0" w:color="auto"/>
                <w:right w:val="none" w:sz="0" w:space="0" w:color="auto"/>
              </w:divBdr>
            </w:div>
            <w:div w:id="263927567">
              <w:marLeft w:val="0"/>
              <w:marRight w:val="0"/>
              <w:marTop w:val="0"/>
              <w:marBottom w:val="0"/>
              <w:divBdr>
                <w:top w:val="none" w:sz="0" w:space="0" w:color="auto"/>
                <w:left w:val="none" w:sz="0" w:space="0" w:color="auto"/>
                <w:bottom w:val="none" w:sz="0" w:space="0" w:color="auto"/>
                <w:right w:val="none" w:sz="0" w:space="0" w:color="auto"/>
              </w:divBdr>
            </w:div>
            <w:div w:id="1154489652">
              <w:marLeft w:val="0"/>
              <w:marRight w:val="0"/>
              <w:marTop w:val="0"/>
              <w:marBottom w:val="0"/>
              <w:divBdr>
                <w:top w:val="none" w:sz="0" w:space="0" w:color="auto"/>
                <w:left w:val="none" w:sz="0" w:space="0" w:color="auto"/>
                <w:bottom w:val="none" w:sz="0" w:space="0" w:color="auto"/>
                <w:right w:val="none" w:sz="0" w:space="0" w:color="auto"/>
              </w:divBdr>
            </w:div>
            <w:div w:id="1464614800">
              <w:marLeft w:val="0"/>
              <w:marRight w:val="0"/>
              <w:marTop w:val="0"/>
              <w:marBottom w:val="0"/>
              <w:divBdr>
                <w:top w:val="none" w:sz="0" w:space="0" w:color="auto"/>
                <w:left w:val="none" w:sz="0" w:space="0" w:color="auto"/>
                <w:bottom w:val="none" w:sz="0" w:space="0" w:color="auto"/>
                <w:right w:val="none" w:sz="0" w:space="0" w:color="auto"/>
              </w:divBdr>
            </w:div>
            <w:div w:id="296616951">
              <w:marLeft w:val="0"/>
              <w:marRight w:val="0"/>
              <w:marTop w:val="0"/>
              <w:marBottom w:val="0"/>
              <w:divBdr>
                <w:top w:val="none" w:sz="0" w:space="0" w:color="auto"/>
                <w:left w:val="none" w:sz="0" w:space="0" w:color="auto"/>
                <w:bottom w:val="none" w:sz="0" w:space="0" w:color="auto"/>
                <w:right w:val="none" w:sz="0" w:space="0" w:color="auto"/>
              </w:divBdr>
            </w:div>
            <w:div w:id="391196919">
              <w:marLeft w:val="0"/>
              <w:marRight w:val="0"/>
              <w:marTop w:val="0"/>
              <w:marBottom w:val="0"/>
              <w:divBdr>
                <w:top w:val="none" w:sz="0" w:space="0" w:color="auto"/>
                <w:left w:val="none" w:sz="0" w:space="0" w:color="auto"/>
                <w:bottom w:val="none" w:sz="0" w:space="0" w:color="auto"/>
                <w:right w:val="none" w:sz="0" w:space="0" w:color="auto"/>
              </w:divBdr>
            </w:div>
            <w:div w:id="66853276">
              <w:marLeft w:val="0"/>
              <w:marRight w:val="0"/>
              <w:marTop w:val="0"/>
              <w:marBottom w:val="0"/>
              <w:divBdr>
                <w:top w:val="none" w:sz="0" w:space="0" w:color="auto"/>
                <w:left w:val="none" w:sz="0" w:space="0" w:color="auto"/>
                <w:bottom w:val="none" w:sz="0" w:space="0" w:color="auto"/>
                <w:right w:val="none" w:sz="0" w:space="0" w:color="auto"/>
              </w:divBdr>
            </w:div>
            <w:div w:id="2118286921">
              <w:marLeft w:val="0"/>
              <w:marRight w:val="0"/>
              <w:marTop w:val="0"/>
              <w:marBottom w:val="0"/>
              <w:divBdr>
                <w:top w:val="none" w:sz="0" w:space="0" w:color="auto"/>
                <w:left w:val="none" w:sz="0" w:space="0" w:color="auto"/>
                <w:bottom w:val="none" w:sz="0" w:space="0" w:color="auto"/>
                <w:right w:val="none" w:sz="0" w:space="0" w:color="auto"/>
              </w:divBdr>
            </w:div>
            <w:div w:id="1652708651">
              <w:marLeft w:val="0"/>
              <w:marRight w:val="0"/>
              <w:marTop w:val="0"/>
              <w:marBottom w:val="0"/>
              <w:divBdr>
                <w:top w:val="none" w:sz="0" w:space="0" w:color="auto"/>
                <w:left w:val="none" w:sz="0" w:space="0" w:color="auto"/>
                <w:bottom w:val="none" w:sz="0" w:space="0" w:color="auto"/>
                <w:right w:val="none" w:sz="0" w:space="0" w:color="auto"/>
              </w:divBdr>
            </w:div>
            <w:div w:id="2025089162">
              <w:marLeft w:val="0"/>
              <w:marRight w:val="0"/>
              <w:marTop w:val="0"/>
              <w:marBottom w:val="0"/>
              <w:divBdr>
                <w:top w:val="none" w:sz="0" w:space="0" w:color="auto"/>
                <w:left w:val="none" w:sz="0" w:space="0" w:color="auto"/>
                <w:bottom w:val="none" w:sz="0" w:space="0" w:color="auto"/>
                <w:right w:val="none" w:sz="0" w:space="0" w:color="auto"/>
              </w:divBdr>
            </w:div>
            <w:div w:id="335423329">
              <w:marLeft w:val="0"/>
              <w:marRight w:val="0"/>
              <w:marTop w:val="0"/>
              <w:marBottom w:val="0"/>
              <w:divBdr>
                <w:top w:val="none" w:sz="0" w:space="0" w:color="auto"/>
                <w:left w:val="none" w:sz="0" w:space="0" w:color="auto"/>
                <w:bottom w:val="none" w:sz="0" w:space="0" w:color="auto"/>
                <w:right w:val="none" w:sz="0" w:space="0" w:color="auto"/>
              </w:divBdr>
            </w:div>
            <w:div w:id="1121068949">
              <w:marLeft w:val="0"/>
              <w:marRight w:val="0"/>
              <w:marTop w:val="0"/>
              <w:marBottom w:val="0"/>
              <w:divBdr>
                <w:top w:val="none" w:sz="0" w:space="0" w:color="auto"/>
                <w:left w:val="none" w:sz="0" w:space="0" w:color="auto"/>
                <w:bottom w:val="none" w:sz="0" w:space="0" w:color="auto"/>
                <w:right w:val="none" w:sz="0" w:space="0" w:color="auto"/>
              </w:divBdr>
            </w:div>
            <w:div w:id="155611422">
              <w:marLeft w:val="0"/>
              <w:marRight w:val="0"/>
              <w:marTop w:val="0"/>
              <w:marBottom w:val="0"/>
              <w:divBdr>
                <w:top w:val="none" w:sz="0" w:space="0" w:color="auto"/>
                <w:left w:val="none" w:sz="0" w:space="0" w:color="auto"/>
                <w:bottom w:val="none" w:sz="0" w:space="0" w:color="auto"/>
                <w:right w:val="none" w:sz="0" w:space="0" w:color="auto"/>
              </w:divBdr>
            </w:div>
            <w:div w:id="870412274">
              <w:marLeft w:val="0"/>
              <w:marRight w:val="0"/>
              <w:marTop w:val="0"/>
              <w:marBottom w:val="0"/>
              <w:divBdr>
                <w:top w:val="none" w:sz="0" w:space="0" w:color="auto"/>
                <w:left w:val="none" w:sz="0" w:space="0" w:color="auto"/>
                <w:bottom w:val="none" w:sz="0" w:space="0" w:color="auto"/>
                <w:right w:val="none" w:sz="0" w:space="0" w:color="auto"/>
              </w:divBdr>
            </w:div>
            <w:div w:id="1367099204">
              <w:marLeft w:val="0"/>
              <w:marRight w:val="0"/>
              <w:marTop w:val="0"/>
              <w:marBottom w:val="0"/>
              <w:divBdr>
                <w:top w:val="none" w:sz="0" w:space="0" w:color="auto"/>
                <w:left w:val="none" w:sz="0" w:space="0" w:color="auto"/>
                <w:bottom w:val="none" w:sz="0" w:space="0" w:color="auto"/>
                <w:right w:val="none" w:sz="0" w:space="0" w:color="auto"/>
              </w:divBdr>
            </w:div>
            <w:div w:id="403918792">
              <w:marLeft w:val="0"/>
              <w:marRight w:val="0"/>
              <w:marTop w:val="0"/>
              <w:marBottom w:val="0"/>
              <w:divBdr>
                <w:top w:val="none" w:sz="0" w:space="0" w:color="auto"/>
                <w:left w:val="none" w:sz="0" w:space="0" w:color="auto"/>
                <w:bottom w:val="none" w:sz="0" w:space="0" w:color="auto"/>
                <w:right w:val="none" w:sz="0" w:space="0" w:color="auto"/>
              </w:divBdr>
            </w:div>
            <w:div w:id="1018652178">
              <w:marLeft w:val="0"/>
              <w:marRight w:val="0"/>
              <w:marTop w:val="0"/>
              <w:marBottom w:val="0"/>
              <w:divBdr>
                <w:top w:val="none" w:sz="0" w:space="0" w:color="auto"/>
                <w:left w:val="none" w:sz="0" w:space="0" w:color="auto"/>
                <w:bottom w:val="none" w:sz="0" w:space="0" w:color="auto"/>
                <w:right w:val="none" w:sz="0" w:space="0" w:color="auto"/>
              </w:divBdr>
            </w:div>
            <w:div w:id="2019042808">
              <w:marLeft w:val="0"/>
              <w:marRight w:val="0"/>
              <w:marTop w:val="0"/>
              <w:marBottom w:val="0"/>
              <w:divBdr>
                <w:top w:val="none" w:sz="0" w:space="0" w:color="auto"/>
                <w:left w:val="none" w:sz="0" w:space="0" w:color="auto"/>
                <w:bottom w:val="none" w:sz="0" w:space="0" w:color="auto"/>
                <w:right w:val="none" w:sz="0" w:space="0" w:color="auto"/>
              </w:divBdr>
            </w:div>
            <w:div w:id="1020474583">
              <w:marLeft w:val="0"/>
              <w:marRight w:val="0"/>
              <w:marTop w:val="0"/>
              <w:marBottom w:val="0"/>
              <w:divBdr>
                <w:top w:val="none" w:sz="0" w:space="0" w:color="auto"/>
                <w:left w:val="none" w:sz="0" w:space="0" w:color="auto"/>
                <w:bottom w:val="none" w:sz="0" w:space="0" w:color="auto"/>
                <w:right w:val="none" w:sz="0" w:space="0" w:color="auto"/>
              </w:divBdr>
            </w:div>
            <w:div w:id="1112020219">
              <w:marLeft w:val="0"/>
              <w:marRight w:val="0"/>
              <w:marTop w:val="0"/>
              <w:marBottom w:val="0"/>
              <w:divBdr>
                <w:top w:val="none" w:sz="0" w:space="0" w:color="auto"/>
                <w:left w:val="none" w:sz="0" w:space="0" w:color="auto"/>
                <w:bottom w:val="none" w:sz="0" w:space="0" w:color="auto"/>
                <w:right w:val="none" w:sz="0" w:space="0" w:color="auto"/>
              </w:divBdr>
            </w:div>
            <w:div w:id="1800412023">
              <w:marLeft w:val="0"/>
              <w:marRight w:val="0"/>
              <w:marTop w:val="0"/>
              <w:marBottom w:val="0"/>
              <w:divBdr>
                <w:top w:val="none" w:sz="0" w:space="0" w:color="auto"/>
                <w:left w:val="none" w:sz="0" w:space="0" w:color="auto"/>
                <w:bottom w:val="none" w:sz="0" w:space="0" w:color="auto"/>
                <w:right w:val="none" w:sz="0" w:space="0" w:color="auto"/>
              </w:divBdr>
            </w:div>
            <w:div w:id="893740537">
              <w:marLeft w:val="0"/>
              <w:marRight w:val="0"/>
              <w:marTop w:val="0"/>
              <w:marBottom w:val="0"/>
              <w:divBdr>
                <w:top w:val="none" w:sz="0" w:space="0" w:color="auto"/>
                <w:left w:val="none" w:sz="0" w:space="0" w:color="auto"/>
                <w:bottom w:val="none" w:sz="0" w:space="0" w:color="auto"/>
                <w:right w:val="none" w:sz="0" w:space="0" w:color="auto"/>
              </w:divBdr>
            </w:div>
            <w:div w:id="832722777">
              <w:marLeft w:val="0"/>
              <w:marRight w:val="0"/>
              <w:marTop w:val="0"/>
              <w:marBottom w:val="0"/>
              <w:divBdr>
                <w:top w:val="none" w:sz="0" w:space="0" w:color="auto"/>
                <w:left w:val="none" w:sz="0" w:space="0" w:color="auto"/>
                <w:bottom w:val="none" w:sz="0" w:space="0" w:color="auto"/>
                <w:right w:val="none" w:sz="0" w:space="0" w:color="auto"/>
              </w:divBdr>
            </w:div>
            <w:div w:id="117995164">
              <w:marLeft w:val="0"/>
              <w:marRight w:val="0"/>
              <w:marTop w:val="0"/>
              <w:marBottom w:val="0"/>
              <w:divBdr>
                <w:top w:val="none" w:sz="0" w:space="0" w:color="auto"/>
                <w:left w:val="none" w:sz="0" w:space="0" w:color="auto"/>
                <w:bottom w:val="none" w:sz="0" w:space="0" w:color="auto"/>
                <w:right w:val="none" w:sz="0" w:space="0" w:color="auto"/>
              </w:divBdr>
            </w:div>
            <w:div w:id="2079477231">
              <w:marLeft w:val="0"/>
              <w:marRight w:val="0"/>
              <w:marTop w:val="0"/>
              <w:marBottom w:val="0"/>
              <w:divBdr>
                <w:top w:val="none" w:sz="0" w:space="0" w:color="auto"/>
                <w:left w:val="none" w:sz="0" w:space="0" w:color="auto"/>
                <w:bottom w:val="none" w:sz="0" w:space="0" w:color="auto"/>
                <w:right w:val="none" w:sz="0" w:space="0" w:color="auto"/>
              </w:divBdr>
            </w:div>
            <w:div w:id="17182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4046">
      <w:bodyDiv w:val="1"/>
      <w:marLeft w:val="0"/>
      <w:marRight w:val="0"/>
      <w:marTop w:val="0"/>
      <w:marBottom w:val="0"/>
      <w:divBdr>
        <w:top w:val="none" w:sz="0" w:space="0" w:color="auto"/>
        <w:left w:val="none" w:sz="0" w:space="0" w:color="auto"/>
        <w:bottom w:val="none" w:sz="0" w:space="0" w:color="auto"/>
        <w:right w:val="none" w:sz="0" w:space="0" w:color="auto"/>
      </w:divBdr>
      <w:divsChild>
        <w:div w:id="1747342443">
          <w:marLeft w:val="0"/>
          <w:marRight w:val="0"/>
          <w:marTop w:val="0"/>
          <w:marBottom w:val="0"/>
          <w:divBdr>
            <w:top w:val="none" w:sz="0" w:space="0" w:color="auto"/>
            <w:left w:val="none" w:sz="0" w:space="0" w:color="auto"/>
            <w:bottom w:val="none" w:sz="0" w:space="0" w:color="auto"/>
            <w:right w:val="none" w:sz="0" w:space="0" w:color="auto"/>
          </w:divBdr>
        </w:div>
      </w:divsChild>
    </w:div>
    <w:div w:id="1094324861">
      <w:bodyDiv w:val="1"/>
      <w:marLeft w:val="0"/>
      <w:marRight w:val="0"/>
      <w:marTop w:val="0"/>
      <w:marBottom w:val="0"/>
      <w:divBdr>
        <w:top w:val="none" w:sz="0" w:space="0" w:color="auto"/>
        <w:left w:val="none" w:sz="0" w:space="0" w:color="auto"/>
        <w:bottom w:val="none" w:sz="0" w:space="0" w:color="auto"/>
        <w:right w:val="none" w:sz="0" w:space="0" w:color="auto"/>
      </w:divBdr>
      <w:divsChild>
        <w:div w:id="13967697">
          <w:marLeft w:val="0"/>
          <w:marRight w:val="0"/>
          <w:marTop w:val="0"/>
          <w:marBottom w:val="0"/>
          <w:divBdr>
            <w:top w:val="none" w:sz="0" w:space="0" w:color="auto"/>
            <w:left w:val="none" w:sz="0" w:space="0" w:color="auto"/>
            <w:bottom w:val="none" w:sz="0" w:space="0" w:color="auto"/>
            <w:right w:val="none" w:sz="0" w:space="0" w:color="auto"/>
          </w:divBdr>
        </w:div>
      </w:divsChild>
    </w:div>
    <w:div w:id="1369836556">
      <w:bodyDiv w:val="1"/>
      <w:marLeft w:val="0"/>
      <w:marRight w:val="0"/>
      <w:marTop w:val="0"/>
      <w:marBottom w:val="0"/>
      <w:divBdr>
        <w:top w:val="none" w:sz="0" w:space="0" w:color="auto"/>
        <w:left w:val="none" w:sz="0" w:space="0" w:color="auto"/>
        <w:bottom w:val="none" w:sz="0" w:space="0" w:color="auto"/>
        <w:right w:val="none" w:sz="0" w:space="0" w:color="auto"/>
      </w:divBdr>
    </w:div>
    <w:div w:id="1763796948">
      <w:bodyDiv w:val="1"/>
      <w:marLeft w:val="0"/>
      <w:marRight w:val="0"/>
      <w:marTop w:val="0"/>
      <w:marBottom w:val="0"/>
      <w:divBdr>
        <w:top w:val="none" w:sz="0" w:space="0" w:color="auto"/>
        <w:left w:val="none" w:sz="0" w:space="0" w:color="auto"/>
        <w:bottom w:val="none" w:sz="0" w:space="0" w:color="auto"/>
        <w:right w:val="none" w:sz="0" w:space="0" w:color="auto"/>
      </w:divBdr>
      <w:divsChild>
        <w:div w:id="1769690164">
          <w:marLeft w:val="0"/>
          <w:marRight w:val="0"/>
          <w:marTop w:val="0"/>
          <w:marBottom w:val="0"/>
          <w:divBdr>
            <w:top w:val="none" w:sz="0" w:space="0" w:color="auto"/>
            <w:left w:val="none" w:sz="0" w:space="0" w:color="auto"/>
            <w:bottom w:val="none" w:sz="0" w:space="0" w:color="auto"/>
            <w:right w:val="none" w:sz="0" w:space="0" w:color="auto"/>
          </w:divBdr>
        </w:div>
      </w:divsChild>
    </w:div>
    <w:div w:id="1871726434">
      <w:bodyDiv w:val="1"/>
      <w:marLeft w:val="0"/>
      <w:marRight w:val="0"/>
      <w:marTop w:val="0"/>
      <w:marBottom w:val="0"/>
      <w:divBdr>
        <w:top w:val="none" w:sz="0" w:space="0" w:color="auto"/>
        <w:left w:val="none" w:sz="0" w:space="0" w:color="auto"/>
        <w:bottom w:val="none" w:sz="0" w:space="0" w:color="auto"/>
        <w:right w:val="none" w:sz="0" w:space="0" w:color="auto"/>
      </w:divBdr>
      <w:divsChild>
        <w:div w:id="976225657">
          <w:marLeft w:val="0"/>
          <w:marRight w:val="0"/>
          <w:marTop w:val="0"/>
          <w:marBottom w:val="0"/>
          <w:divBdr>
            <w:top w:val="none" w:sz="0" w:space="0" w:color="auto"/>
            <w:left w:val="none" w:sz="0" w:space="0" w:color="auto"/>
            <w:bottom w:val="none" w:sz="0" w:space="0" w:color="auto"/>
            <w:right w:val="none" w:sz="0" w:space="0" w:color="auto"/>
          </w:divBdr>
          <w:divsChild>
            <w:div w:id="227347219">
              <w:marLeft w:val="0"/>
              <w:marRight w:val="0"/>
              <w:marTop w:val="0"/>
              <w:marBottom w:val="0"/>
              <w:divBdr>
                <w:top w:val="none" w:sz="0" w:space="0" w:color="auto"/>
                <w:left w:val="none" w:sz="0" w:space="0" w:color="auto"/>
                <w:bottom w:val="none" w:sz="0" w:space="0" w:color="auto"/>
                <w:right w:val="none" w:sz="0" w:space="0" w:color="auto"/>
              </w:divBdr>
            </w:div>
            <w:div w:id="1941719480">
              <w:marLeft w:val="0"/>
              <w:marRight w:val="0"/>
              <w:marTop w:val="0"/>
              <w:marBottom w:val="0"/>
              <w:divBdr>
                <w:top w:val="none" w:sz="0" w:space="0" w:color="auto"/>
                <w:left w:val="none" w:sz="0" w:space="0" w:color="auto"/>
                <w:bottom w:val="none" w:sz="0" w:space="0" w:color="auto"/>
                <w:right w:val="none" w:sz="0" w:space="0" w:color="auto"/>
              </w:divBdr>
            </w:div>
            <w:div w:id="929578827">
              <w:marLeft w:val="0"/>
              <w:marRight w:val="0"/>
              <w:marTop w:val="0"/>
              <w:marBottom w:val="0"/>
              <w:divBdr>
                <w:top w:val="none" w:sz="0" w:space="0" w:color="auto"/>
                <w:left w:val="none" w:sz="0" w:space="0" w:color="auto"/>
                <w:bottom w:val="none" w:sz="0" w:space="0" w:color="auto"/>
                <w:right w:val="none" w:sz="0" w:space="0" w:color="auto"/>
              </w:divBdr>
            </w:div>
            <w:div w:id="1131706649">
              <w:marLeft w:val="0"/>
              <w:marRight w:val="0"/>
              <w:marTop w:val="0"/>
              <w:marBottom w:val="0"/>
              <w:divBdr>
                <w:top w:val="none" w:sz="0" w:space="0" w:color="auto"/>
                <w:left w:val="none" w:sz="0" w:space="0" w:color="auto"/>
                <w:bottom w:val="none" w:sz="0" w:space="0" w:color="auto"/>
                <w:right w:val="none" w:sz="0" w:space="0" w:color="auto"/>
              </w:divBdr>
            </w:div>
            <w:div w:id="1857961553">
              <w:marLeft w:val="0"/>
              <w:marRight w:val="0"/>
              <w:marTop w:val="0"/>
              <w:marBottom w:val="0"/>
              <w:divBdr>
                <w:top w:val="none" w:sz="0" w:space="0" w:color="auto"/>
                <w:left w:val="none" w:sz="0" w:space="0" w:color="auto"/>
                <w:bottom w:val="none" w:sz="0" w:space="0" w:color="auto"/>
                <w:right w:val="none" w:sz="0" w:space="0" w:color="auto"/>
              </w:divBdr>
            </w:div>
            <w:div w:id="1154374016">
              <w:marLeft w:val="0"/>
              <w:marRight w:val="0"/>
              <w:marTop w:val="0"/>
              <w:marBottom w:val="0"/>
              <w:divBdr>
                <w:top w:val="none" w:sz="0" w:space="0" w:color="auto"/>
                <w:left w:val="none" w:sz="0" w:space="0" w:color="auto"/>
                <w:bottom w:val="none" w:sz="0" w:space="0" w:color="auto"/>
                <w:right w:val="none" w:sz="0" w:space="0" w:color="auto"/>
              </w:divBdr>
            </w:div>
            <w:div w:id="620036445">
              <w:marLeft w:val="0"/>
              <w:marRight w:val="0"/>
              <w:marTop w:val="0"/>
              <w:marBottom w:val="0"/>
              <w:divBdr>
                <w:top w:val="none" w:sz="0" w:space="0" w:color="auto"/>
                <w:left w:val="none" w:sz="0" w:space="0" w:color="auto"/>
                <w:bottom w:val="none" w:sz="0" w:space="0" w:color="auto"/>
                <w:right w:val="none" w:sz="0" w:space="0" w:color="auto"/>
              </w:divBdr>
            </w:div>
            <w:div w:id="1743286953">
              <w:marLeft w:val="0"/>
              <w:marRight w:val="0"/>
              <w:marTop w:val="0"/>
              <w:marBottom w:val="0"/>
              <w:divBdr>
                <w:top w:val="none" w:sz="0" w:space="0" w:color="auto"/>
                <w:left w:val="none" w:sz="0" w:space="0" w:color="auto"/>
                <w:bottom w:val="none" w:sz="0" w:space="0" w:color="auto"/>
                <w:right w:val="none" w:sz="0" w:space="0" w:color="auto"/>
              </w:divBdr>
            </w:div>
            <w:div w:id="1953903807">
              <w:marLeft w:val="0"/>
              <w:marRight w:val="0"/>
              <w:marTop w:val="0"/>
              <w:marBottom w:val="0"/>
              <w:divBdr>
                <w:top w:val="none" w:sz="0" w:space="0" w:color="auto"/>
                <w:left w:val="none" w:sz="0" w:space="0" w:color="auto"/>
                <w:bottom w:val="none" w:sz="0" w:space="0" w:color="auto"/>
                <w:right w:val="none" w:sz="0" w:space="0" w:color="auto"/>
              </w:divBdr>
            </w:div>
            <w:div w:id="647979799">
              <w:marLeft w:val="0"/>
              <w:marRight w:val="0"/>
              <w:marTop w:val="0"/>
              <w:marBottom w:val="0"/>
              <w:divBdr>
                <w:top w:val="none" w:sz="0" w:space="0" w:color="auto"/>
                <w:left w:val="none" w:sz="0" w:space="0" w:color="auto"/>
                <w:bottom w:val="none" w:sz="0" w:space="0" w:color="auto"/>
                <w:right w:val="none" w:sz="0" w:space="0" w:color="auto"/>
              </w:divBdr>
            </w:div>
            <w:div w:id="29261239">
              <w:marLeft w:val="0"/>
              <w:marRight w:val="0"/>
              <w:marTop w:val="0"/>
              <w:marBottom w:val="0"/>
              <w:divBdr>
                <w:top w:val="none" w:sz="0" w:space="0" w:color="auto"/>
                <w:left w:val="none" w:sz="0" w:space="0" w:color="auto"/>
                <w:bottom w:val="none" w:sz="0" w:space="0" w:color="auto"/>
                <w:right w:val="none" w:sz="0" w:space="0" w:color="auto"/>
              </w:divBdr>
            </w:div>
            <w:div w:id="334386617">
              <w:marLeft w:val="0"/>
              <w:marRight w:val="0"/>
              <w:marTop w:val="0"/>
              <w:marBottom w:val="0"/>
              <w:divBdr>
                <w:top w:val="none" w:sz="0" w:space="0" w:color="auto"/>
                <w:left w:val="none" w:sz="0" w:space="0" w:color="auto"/>
                <w:bottom w:val="none" w:sz="0" w:space="0" w:color="auto"/>
                <w:right w:val="none" w:sz="0" w:space="0" w:color="auto"/>
              </w:divBdr>
            </w:div>
            <w:div w:id="1137382844">
              <w:marLeft w:val="0"/>
              <w:marRight w:val="0"/>
              <w:marTop w:val="0"/>
              <w:marBottom w:val="0"/>
              <w:divBdr>
                <w:top w:val="none" w:sz="0" w:space="0" w:color="auto"/>
                <w:left w:val="none" w:sz="0" w:space="0" w:color="auto"/>
                <w:bottom w:val="none" w:sz="0" w:space="0" w:color="auto"/>
                <w:right w:val="none" w:sz="0" w:space="0" w:color="auto"/>
              </w:divBdr>
            </w:div>
            <w:div w:id="1778023270">
              <w:marLeft w:val="0"/>
              <w:marRight w:val="0"/>
              <w:marTop w:val="0"/>
              <w:marBottom w:val="0"/>
              <w:divBdr>
                <w:top w:val="none" w:sz="0" w:space="0" w:color="auto"/>
                <w:left w:val="none" w:sz="0" w:space="0" w:color="auto"/>
                <w:bottom w:val="none" w:sz="0" w:space="0" w:color="auto"/>
                <w:right w:val="none" w:sz="0" w:space="0" w:color="auto"/>
              </w:divBdr>
            </w:div>
            <w:div w:id="909121165">
              <w:marLeft w:val="0"/>
              <w:marRight w:val="0"/>
              <w:marTop w:val="0"/>
              <w:marBottom w:val="0"/>
              <w:divBdr>
                <w:top w:val="none" w:sz="0" w:space="0" w:color="auto"/>
                <w:left w:val="none" w:sz="0" w:space="0" w:color="auto"/>
                <w:bottom w:val="none" w:sz="0" w:space="0" w:color="auto"/>
                <w:right w:val="none" w:sz="0" w:space="0" w:color="auto"/>
              </w:divBdr>
            </w:div>
            <w:div w:id="553928072">
              <w:marLeft w:val="0"/>
              <w:marRight w:val="0"/>
              <w:marTop w:val="0"/>
              <w:marBottom w:val="0"/>
              <w:divBdr>
                <w:top w:val="none" w:sz="0" w:space="0" w:color="auto"/>
                <w:left w:val="none" w:sz="0" w:space="0" w:color="auto"/>
                <w:bottom w:val="none" w:sz="0" w:space="0" w:color="auto"/>
                <w:right w:val="none" w:sz="0" w:space="0" w:color="auto"/>
              </w:divBdr>
            </w:div>
            <w:div w:id="2130278387">
              <w:marLeft w:val="0"/>
              <w:marRight w:val="0"/>
              <w:marTop w:val="0"/>
              <w:marBottom w:val="0"/>
              <w:divBdr>
                <w:top w:val="none" w:sz="0" w:space="0" w:color="auto"/>
                <w:left w:val="none" w:sz="0" w:space="0" w:color="auto"/>
                <w:bottom w:val="none" w:sz="0" w:space="0" w:color="auto"/>
                <w:right w:val="none" w:sz="0" w:space="0" w:color="auto"/>
              </w:divBdr>
            </w:div>
            <w:div w:id="1600017546">
              <w:marLeft w:val="0"/>
              <w:marRight w:val="0"/>
              <w:marTop w:val="0"/>
              <w:marBottom w:val="0"/>
              <w:divBdr>
                <w:top w:val="none" w:sz="0" w:space="0" w:color="auto"/>
                <w:left w:val="none" w:sz="0" w:space="0" w:color="auto"/>
                <w:bottom w:val="none" w:sz="0" w:space="0" w:color="auto"/>
                <w:right w:val="none" w:sz="0" w:space="0" w:color="auto"/>
              </w:divBdr>
            </w:div>
            <w:div w:id="1551915110">
              <w:marLeft w:val="0"/>
              <w:marRight w:val="0"/>
              <w:marTop w:val="0"/>
              <w:marBottom w:val="0"/>
              <w:divBdr>
                <w:top w:val="none" w:sz="0" w:space="0" w:color="auto"/>
                <w:left w:val="none" w:sz="0" w:space="0" w:color="auto"/>
                <w:bottom w:val="none" w:sz="0" w:space="0" w:color="auto"/>
                <w:right w:val="none" w:sz="0" w:space="0" w:color="auto"/>
              </w:divBdr>
            </w:div>
            <w:div w:id="1894269458">
              <w:marLeft w:val="0"/>
              <w:marRight w:val="0"/>
              <w:marTop w:val="0"/>
              <w:marBottom w:val="0"/>
              <w:divBdr>
                <w:top w:val="none" w:sz="0" w:space="0" w:color="auto"/>
                <w:left w:val="none" w:sz="0" w:space="0" w:color="auto"/>
                <w:bottom w:val="none" w:sz="0" w:space="0" w:color="auto"/>
                <w:right w:val="none" w:sz="0" w:space="0" w:color="auto"/>
              </w:divBdr>
            </w:div>
            <w:div w:id="1381247158">
              <w:marLeft w:val="0"/>
              <w:marRight w:val="0"/>
              <w:marTop w:val="0"/>
              <w:marBottom w:val="0"/>
              <w:divBdr>
                <w:top w:val="none" w:sz="0" w:space="0" w:color="auto"/>
                <w:left w:val="none" w:sz="0" w:space="0" w:color="auto"/>
                <w:bottom w:val="none" w:sz="0" w:space="0" w:color="auto"/>
                <w:right w:val="none" w:sz="0" w:space="0" w:color="auto"/>
              </w:divBdr>
            </w:div>
            <w:div w:id="1327175312">
              <w:marLeft w:val="0"/>
              <w:marRight w:val="0"/>
              <w:marTop w:val="0"/>
              <w:marBottom w:val="0"/>
              <w:divBdr>
                <w:top w:val="none" w:sz="0" w:space="0" w:color="auto"/>
                <w:left w:val="none" w:sz="0" w:space="0" w:color="auto"/>
                <w:bottom w:val="none" w:sz="0" w:space="0" w:color="auto"/>
                <w:right w:val="none" w:sz="0" w:space="0" w:color="auto"/>
              </w:divBdr>
            </w:div>
            <w:div w:id="743375755">
              <w:marLeft w:val="0"/>
              <w:marRight w:val="0"/>
              <w:marTop w:val="0"/>
              <w:marBottom w:val="0"/>
              <w:divBdr>
                <w:top w:val="none" w:sz="0" w:space="0" w:color="auto"/>
                <w:left w:val="none" w:sz="0" w:space="0" w:color="auto"/>
                <w:bottom w:val="none" w:sz="0" w:space="0" w:color="auto"/>
                <w:right w:val="none" w:sz="0" w:space="0" w:color="auto"/>
              </w:divBdr>
            </w:div>
            <w:div w:id="2032758515">
              <w:marLeft w:val="0"/>
              <w:marRight w:val="0"/>
              <w:marTop w:val="0"/>
              <w:marBottom w:val="0"/>
              <w:divBdr>
                <w:top w:val="none" w:sz="0" w:space="0" w:color="auto"/>
                <w:left w:val="none" w:sz="0" w:space="0" w:color="auto"/>
                <w:bottom w:val="none" w:sz="0" w:space="0" w:color="auto"/>
                <w:right w:val="none" w:sz="0" w:space="0" w:color="auto"/>
              </w:divBdr>
            </w:div>
            <w:div w:id="397285608">
              <w:marLeft w:val="0"/>
              <w:marRight w:val="0"/>
              <w:marTop w:val="0"/>
              <w:marBottom w:val="0"/>
              <w:divBdr>
                <w:top w:val="none" w:sz="0" w:space="0" w:color="auto"/>
                <w:left w:val="none" w:sz="0" w:space="0" w:color="auto"/>
                <w:bottom w:val="none" w:sz="0" w:space="0" w:color="auto"/>
                <w:right w:val="none" w:sz="0" w:space="0" w:color="auto"/>
              </w:divBdr>
            </w:div>
            <w:div w:id="478499542">
              <w:marLeft w:val="0"/>
              <w:marRight w:val="0"/>
              <w:marTop w:val="0"/>
              <w:marBottom w:val="0"/>
              <w:divBdr>
                <w:top w:val="none" w:sz="0" w:space="0" w:color="auto"/>
                <w:left w:val="none" w:sz="0" w:space="0" w:color="auto"/>
                <w:bottom w:val="none" w:sz="0" w:space="0" w:color="auto"/>
                <w:right w:val="none" w:sz="0" w:space="0" w:color="auto"/>
              </w:divBdr>
            </w:div>
            <w:div w:id="1857966015">
              <w:marLeft w:val="0"/>
              <w:marRight w:val="0"/>
              <w:marTop w:val="0"/>
              <w:marBottom w:val="0"/>
              <w:divBdr>
                <w:top w:val="none" w:sz="0" w:space="0" w:color="auto"/>
                <w:left w:val="none" w:sz="0" w:space="0" w:color="auto"/>
                <w:bottom w:val="none" w:sz="0" w:space="0" w:color="auto"/>
                <w:right w:val="none" w:sz="0" w:space="0" w:color="auto"/>
              </w:divBdr>
            </w:div>
            <w:div w:id="1919435421">
              <w:marLeft w:val="0"/>
              <w:marRight w:val="0"/>
              <w:marTop w:val="0"/>
              <w:marBottom w:val="0"/>
              <w:divBdr>
                <w:top w:val="none" w:sz="0" w:space="0" w:color="auto"/>
                <w:left w:val="none" w:sz="0" w:space="0" w:color="auto"/>
                <w:bottom w:val="none" w:sz="0" w:space="0" w:color="auto"/>
                <w:right w:val="none" w:sz="0" w:space="0" w:color="auto"/>
              </w:divBdr>
            </w:div>
            <w:div w:id="700939265">
              <w:marLeft w:val="0"/>
              <w:marRight w:val="0"/>
              <w:marTop w:val="0"/>
              <w:marBottom w:val="0"/>
              <w:divBdr>
                <w:top w:val="none" w:sz="0" w:space="0" w:color="auto"/>
                <w:left w:val="none" w:sz="0" w:space="0" w:color="auto"/>
                <w:bottom w:val="none" w:sz="0" w:space="0" w:color="auto"/>
                <w:right w:val="none" w:sz="0" w:space="0" w:color="auto"/>
              </w:divBdr>
            </w:div>
            <w:div w:id="1700929260">
              <w:marLeft w:val="0"/>
              <w:marRight w:val="0"/>
              <w:marTop w:val="0"/>
              <w:marBottom w:val="0"/>
              <w:divBdr>
                <w:top w:val="none" w:sz="0" w:space="0" w:color="auto"/>
                <w:left w:val="none" w:sz="0" w:space="0" w:color="auto"/>
                <w:bottom w:val="none" w:sz="0" w:space="0" w:color="auto"/>
                <w:right w:val="none" w:sz="0" w:space="0" w:color="auto"/>
              </w:divBdr>
            </w:div>
            <w:div w:id="1312905385">
              <w:marLeft w:val="0"/>
              <w:marRight w:val="0"/>
              <w:marTop w:val="0"/>
              <w:marBottom w:val="0"/>
              <w:divBdr>
                <w:top w:val="none" w:sz="0" w:space="0" w:color="auto"/>
                <w:left w:val="none" w:sz="0" w:space="0" w:color="auto"/>
                <w:bottom w:val="none" w:sz="0" w:space="0" w:color="auto"/>
                <w:right w:val="none" w:sz="0" w:space="0" w:color="auto"/>
              </w:divBdr>
            </w:div>
            <w:div w:id="2047287836">
              <w:marLeft w:val="0"/>
              <w:marRight w:val="0"/>
              <w:marTop w:val="0"/>
              <w:marBottom w:val="0"/>
              <w:divBdr>
                <w:top w:val="none" w:sz="0" w:space="0" w:color="auto"/>
                <w:left w:val="none" w:sz="0" w:space="0" w:color="auto"/>
                <w:bottom w:val="none" w:sz="0" w:space="0" w:color="auto"/>
                <w:right w:val="none" w:sz="0" w:space="0" w:color="auto"/>
              </w:divBdr>
            </w:div>
            <w:div w:id="336617416">
              <w:marLeft w:val="0"/>
              <w:marRight w:val="0"/>
              <w:marTop w:val="0"/>
              <w:marBottom w:val="0"/>
              <w:divBdr>
                <w:top w:val="none" w:sz="0" w:space="0" w:color="auto"/>
                <w:left w:val="none" w:sz="0" w:space="0" w:color="auto"/>
                <w:bottom w:val="none" w:sz="0" w:space="0" w:color="auto"/>
                <w:right w:val="none" w:sz="0" w:space="0" w:color="auto"/>
              </w:divBdr>
            </w:div>
            <w:div w:id="483162859">
              <w:marLeft w:val="0"/>
              <w:marRight w:val="0"/>
              <w:marTop w:val="0"/>
              <w:marBottom w:val="0"/>
              <w:divBdr>
                <w:top w:val="none" w:sz="0" w:space="0" w:color="auto"/>
                <w:left w:val="none" w:sz="0" w:space="0" w:color="auto"/>
                <w:bottom w:val="none" w:sz="0" w:space="0" w:color="auto"/>
                <w:right w:val="none" w:sz="0" w:space="0" w:color="auto"/>
              </w:divBdr>
            </w:div>
            <w:div w:id="1104811904">
              <w:marLeft w:val="0"/>
              <w:marRight w:val="0"/>
              <w:marTop w:val="0"/>
              <w:marBottom w:val="0"/>
              <w:divBdr>
                <w:top w:val="none" w:sz="0" w:space="0" w:color="auto"/>
                <w:left w:val="none" w:sz="0" w:space="0" w:color="auto"/>
                <w:bottom w:val="none" w:sz="0" w:space="0" w:color="auto"/>
                <w:right w:val="none" w:sz="0" w:space="0" w:color="auto"/>
              </w:divBdr>
            </w:div>
            <w:div w:id="525369319">
              <w:marLeft w:val="0"/>
              <w:marRight w:val="0"/>
              <w:marTop w:val="0"/>
              <w:marBottom w:val="0"/>
              <w:divBdr>
                <w:top w:val="none" w:sz="0" w:space="0" w:color="auto"/>
                <w:left w:val="none" w:sz="0" w:space="0" w:color="auto"/>
                <w:bottom w:val="none" w:sz="0" w:space="0" w:color="auto"/>
                <w:right w:val="none" w:sz="0" w:space="0" w:color="auto"/>
              </w:divBdr>
            </w:div>
            <w:div w:id="2117208907">
              <w:marLeft w:val="0"/>
              <w:marRight w:val="0"/>
              <w:marTop w:val="0"/>
              <w:marBottom w:val="0"/>
              <w:divBdr>
                <w:top w:val="none" w:sz="0" w:space="0" w:color="auto"/>
                <w:left w:val="none" w:sz="0" w:space="0" w:color="auto"/>
                <w:bottom w:val="none" w:sz="0" w:space="0" w:color="auto"/>
                <w:right w:val="none" w:sz="0" w:space="0" w:color="auto"/>
              </w:divBdr>
            </w:div>
            <w:div w:id="1197084865">
              <w:marLeft w:val="0"/>
              <w:marRight w:val="0"/>
              <w:marTop w:val="0"/>
              <w:marBottom w:val="0"/>
              <w:divBdr>
                <w:top w:val="none" w:sz="0" w:space="0" w:color="auto"/>
                <w:left w:val="none" w:sz="0" w:space="0" w:color="auto"/>
                <w:bottom w:val="none" w:sz="0" w:space="0" w:color="auto"/>
                <w:right w:val="none" w:sz="0" w:space="0" w:color="auto"/>
              </w:divBdr>
            </w:div>
            <w:div w:id="1176531133">
              <w:marLeft w:val="0"/>
              <w:marRight w:val="0"/>
              <w:marTop w:val="0"/>
              <w:marBottom w:val="0"/>
              <w:divBdr>
                <w:top w:val="none" w:sz="0" w:space="0" w:color="auto"/>
                <w:left w:val="none" w:sz="0" w:space="0" w:color="auto"/>
                <w:bottom w:val="none" w:sz="0" w:space="0" w:color="auto"/>
                <w:right w:val="none" w:sz="0" w:space="0" w:color="auto"/>
              </w:divBdr>
            </w:div>
            <w:div w:id="75059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70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console.developers.google.com/project" TargetMode="External"/><Relationship Id="rId3" Type="http://schemas.openxmlformats.org/officeDocument/2006/relationships/numbering" Target="numbering.xml"/><Relationship Id="rId21" Type="http://schemas.openxmlformats.org/officeDocument/2006/relationships/hyperlink" Target="https://www.dotnetmirror.com/articles/microsoft-azure/240/configure-google-login-on-your-azure-function-app-with-app-service-authentication" TargetMode="External"/><Relationship Id="rId7" Type="http://schemas.openxmlformats.org/officeDocument/2006/relationships/image" Target="media/image1.png"/><Relationship Id="rId12" Type="http://schemas.openxmlformats.org/officeDocument/2006/relationships/hyperlink" Target="https://support.google.com/business/answer/9336353?hl=en" TargetMode="External"/><Relationship Id="rId17" Type="http://schemas.openxmlformats.org/officeDocument/2006/relationships/hyperlink" Target="https://developers.google.com/my-business/ref_overview"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console.developers.google.com/apis/credential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8.png"/><Relationship Id="rId23" Type="http://schemas.microsoft.com/office/2011/relationships/people" Target="people.xml"/><Relationship Id="rId10" Type="http://schemas.openxmlformats.org/officeDocument/2006/relationships/image" Target="media/image4.svg"/><Relationship Id="rId19" Type="http://schemas.openxmlformats.org/officeDocument/2006/relationships/hyperlink" Target="https://docs.google.com/forms/d/1XTQc-QEjsE7YrgstyJxbFDnwmhUhBFFvpNJBw3VzuuE/viewform"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explain about google My Business Profile and how it can be integrated with Clinic information in Dynamics CRM and how to expose the Clinic Information like address, working hours ,location to the third party application.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845F67-1A68-4A68-B720-0822B6AC3FA1}">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1031</Words>
  <Characters>5878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Clinic profile sync</vt:lpstr>
    </vt:vector>
  </TitlesOfParts>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 profile sync</dc:title>
  <dc:subject>SPIKE 142565</dc:subject>
  <dc:creator>Peria Nallathambi</dc:creator>
  <cp:keywords/>
  <dc:description/>
  <cp:lastModifiedBy>Amar Singh</cp:lastModifiedBy>
  <cp:revision>2</cp:revision>
  <dcterms:created xsi:type="dcterms:W3CDTF">2023-07-26T16:43:00Z</dcterms:created>
  <dcterms:modified xsi:type="dcterms:W3CDTF">2023-07-26T16:43:00Z</dcterms:modified>
</cp:coreProperties>
</file>